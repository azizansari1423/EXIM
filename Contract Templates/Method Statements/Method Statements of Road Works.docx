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F75" w:rsidRDefault="00370F75" w:rsidP="00370F75">
      <w:pPr>
        <w:shd w:val="clear" w:color="auto" w:fill="FFFFFF"/>
        <w:spacing w:line="300" w:lineRule="atLeast"/>
        <w:rPr>
          <w:rFonts w:ascii="Verdana" w:hAnsi="Verdana"/>
          <w:color w:val="222222"/>
          <w:sz w:val="18"/>
          <w:szCs w:val="18"/>
        </w:rPr>
      </w:pPr>
      <w:r>
        <w:rPr>
          <w:rStyle w:val="Strong"/>
          <w:rFonts w:ascii="Verdana" w:hAnsi="Verdana"/>
          <w:color w:val="222222"/>
          <w:sz w:val="36"/>
          <w:szCs w:val="36"/>
          <w:u w:val="single"/>
        </w:rPr>
        <w:t>List of Method Statements of Road Works</w:t>
      </w:r>
    </w:p>
    <w:p w:rsidR="00370F75" w:rsidRDefault="00370F75" w:rsidP="00370F75">
      <w:pPr>
        <w:shd w:val="clear" w:color="auto" w:fill="FFFFFF"/>
        <w:spacing w:line="300" w:lineRule="atLeast"/>
        <w:rPr>
          <w:rFonts w:ascii="Verdana" w:hAnsi="Verdana"/>
          <w:color w:val="222222"/>
          <w:sz w:val="18"/>
          <w:szCs w:val="18"/>
        </w:rPr>
      </w:pPr>
      <w:r>
        <w:rPr>
          <w:rFonts w:ascii="Verdana" w:hAnsi="Verdana"/>
          <w:color w:val="222222"/>
          <w:sz w:val="18"/>
          <w:szCs w:val="18"/>
        </w:rPr>
        <w:t>List of Method Statements of Road works is define general idea of works, how to carry out. When it is preparing for the certain project it has to be considered that Standard Specification for that particular project</w:t>
      </w:r>
      <w:proofErr w:type="gramStart"/>
      <w:r>
        <w:rPr>
          <w:rFonts w:ascii="Verdana" w:hAnsi="Verdana"/>
          <w:color w:val="222222"/>
          <w:sz w:val="18"/>
          <w:szCs w:val="18"/>
        </w:rPr>
        <w:t>  or</w:t>
      </w:r>
      <w:proofErr w:type="gramEnd"/>
      <w:r>
        <w:rPr>
          <w:rFonts w:ascii="Verdana" w:hAnsi="Verdana"/>
          <w:color w:val="222222"/>
          <w:sz w:val="18"/>
          <w:szCs w:val="18"/>
        </w:rPr>
        <w:t xml:space="preserve"> work.</w:t>
      </w:r>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5" w:history="1">
        <w:r>
          <w:rPr>
            <w:rStyle w:val="Hyperlink"/>
            <w:rFonts w:ascii="Verdana" w:eastAsia="Times New Roman" w:hAnsi="Verdana"/>
            <w:sz w:val="27"/>
            <w:szCs w:val="27"/>
          </w:rPr>
          <w:t>Method Statement for Survey Work</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6" w:history="1">
        <w:r>
          <w:rPr>
            <w:rStyle w:val="Hyperlink"/>
            <w:rFonts w:ascii="Verdana" w:eastAsia="Times New Roman" w:hAnsi="Verdana"/>
            <w:sz w:val="27"/>
            <w:szCs w:val="27"/>
          </w:rPr>
          <w:t>Method Statement for Borrow Excavation</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7" w:history="1">
        <w:r>
          <w:rPr>
            <w:rStyle w:val="Hyperlink"/>
            <w:rFonts w:ascii="Verdana" w:eastAsia="Times New Roman" w:hAnsi="Verdana"/>
            <w:sz w:val="27"/>
            <w:szCs w:val="27"/>
          </w:rPr>
          <w:t>Method Statement for Sub Grade Preparation</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8" w:history="1">
        <w:r>
          <w:rPr>
            <w:rStyle w:val="Hyperlink"/>
            <w:rFonts w:ascii="Verdana" w:eastAsia="Times New Roman" w:hAnsi="Verdana"/>
            <w:sz w:val="27"/>
            <w:szCs w:val="27"/>
          </w:rPr>
          <w:t>Method Sta</w:t>
        </w:r>
        <w:r>
          <w:rPr>
            <w:rStyle w:val="Hyperlink"/>
            <w:rFonts w:ascii="Verdana" w:eastAsia="Times New Roman" w:hAnsi="Verdana"/>
            <w:sz w:val="27"/>
            <w:szCs w:val="27"/>
          </w:rPr>
          <w:t>t</w:t>
        </w:r>
        <w:r>
          <w:rPr>
            <w:rStyle w:val="Hyperlink"/>
            <w:rFonts w:ascii="Verdana" w:eastAsia="Times New Roman" w:hAnsi="Verdana"/>
            <w:sz w:val="27"/>
            <w:szCs w:val="27"/>
          </w:rPr>
          <w:t>ement for Channel Excavation</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9" w:history="1">
        <w:r>
          <w:rPr>
            <w:rStyle w:val="Hyperlink"/>
            <w:rFonts w:ascii="Verdana" w:eastAsia="Times New Roman" w:hAnsi="Verdana"/>
            <w:sz w:val="27"/>
            <w:szCs w:val="27"/>
          </w:rPr>
          <w:t>Method Statement for Clearing And Grubbing</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0" w:history="1">
        <w:r>
          <w:rPr>
            <w:rStyle w:val="Hyperlink"/>
            <w:rFonts w:ascii="Verdana" w:eastAsia="Times New Roman" w:hAnsi="Verdana"/>
            <w:sz w:val="27"/>
            <w:szCs w:val="27"/>
          </w:rPr>
          <w:t>Method Statement for Culvert Construction</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1" w:history="1">
        <w:r>
          <w:rPr>
            <w:rStyle w:val="Hyperlink"/>
            <w:rFonts w:ascii="Verdana" w:eastAsia="Times New Roman" w:hAnsi="Verdana"/>
            <w:sz w:val="27"/>
            <w:szCs w:val="27"/>
          </w:rPr>
          <w:t>Method Statement for Bituminous Surfacing</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2" w:history="1">
        <w:r>
          <w:rPr>
            <w:rStyle w:val="Hyperlink"/>
            <w:rFonts w:ascii="Verdana" w:eastAsia="Times New Roman" w:hAnsi="Verdana"/>
            <w:sz w:val="27"/>
            <w:szCs w:val="27"/>
          </w:rPr>
          <w:t>Method Statement for Embankment Construction</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3" w:history="1">
        <w:r>
          <w:rPr>
            <w:rStyle w:val="Hyperlink"/>
            <w:rFonts w:ascii="Verdana" w:eastAsia="Times New Roman" w:hAnsi="Verdana"/>
            <w:sz w:val="27"/>
            <w:szCs w:val="27"/>
          </w:rPr>
          <w:t>Method Statement for Line/Side Drains</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4" w:history="1">
        <w:r>
          <w:rPr>
            <w:rStyle w:val="Hyperlink"/>
            <w:rFonts w:ascii="Verdana" w:eastAsia="Times New Roman" w:hAnsi="Verdana"/>
            <w:sz w:val="27"/>
            <w:szCs w:val="27"/>
          </w:rPr>
          <w:t>Method Statement for Construction of Sub-Base</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5" w:history="1">
        <w:r>
          <w:rPr>
            <w:rStyle w:val="Hyperlink"/>
            <w:rFonts w:ascii="Verdana" w:eastAsia="Times New Roman" w:hAnsi="Verdana"/>
            <w:sz w:val="27"/>
            <w:szCs w:val="27"/>
          </w:rPr>
          <w:t>Method Statement for Quarry Operation Procedures</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6" w:history="1">
        <w:r>
          <w:rPr>
            <w:rStyle w:val="Hyperlink"/>
            <w:rFonts w:ascii="Verdana" w:eastAsia="Times New Roman" w:hAnsi="Verdana"/>
            <w:sz w:val="27"/>
            <w:szCs w:val="27"/>
          </w:rPr>
          <w:t>Method Statement for Shoulder Construction</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7" w:history="1">
        <w:r>
          <w:rPr>
            <w:rStyle w:val="Hyperlink"/>
            <w:rFonts w:ascii="Verdana" w:eastAsia="Times New Roman" w:hAnsi="Verdana"/>
            <w:sz w:val="27"/>
            <w:szCs w:val="27"/>
          </w:rPr>
          <w:t>Method Statement for Crusher Plant</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8" w:history="1">
        <w:r>
          <w:rPr>
            <w:rStyle w:val="Hyperlink"/>
            <w:rFonts w:ascii="Verdana" w:eastAsia="Times New Roman" w:hAnsi="Verdana"/>
            <w:sz w:val="27"/>
            <w:szCs w:val="27"/>
          </w:rPr>
          <w:t>Method Statement for Prime Coat &amp; Tack Coat</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19" w:history="1">
        <w:r>
          <w:rPr>
            <w:rStyle w:val="Hyperlink"/>
            <w:rFonts w:ascii="Verdana" w:eastAsia="Times New Roman" w:hAnsi="Verdana"/>
            <w:sz w:val="27"/>
            <w:szCs w:val="27"/>
          </w:rPr>
          <w:t>Method Statement for Random Rubble Masonry Retaining Wall</w:t>
        </w:r>
      </w:hyperlink>
    </w:p>
    <w:p w:rsidR="00370F75" w:rsidRDefault="00370F75" w:rsidP="00370F75">
      <w:pPr>
        <w:numPr>
          <w:ilvl w:val="0"/>
          <w:numId w:val="1"/>
        </w:numPr>
        <w:shd w:val="clear" w:color="auto" w:fill="FFFFFF"/>
        <w:spacing w:line="300" w:lineRule="atLeast"/>
        <w:ind w:left="375"/>
        <w:rPr>
          <w:rFonts w:ascii="Verdana" w:eastAsia="Times New Roman" w:hAnsi="Verdana"/>
          <w:color w:val="222222"/>
          <w:sz w:val="18"/>
          <w:szCs w:val="18"/>
        </w:rPr>
      </w:pPr>
      <w:hyperlink r:id="rId20" w:history="1">
        <w:r>
          <w:rPr>
            <w:rStyle w:val="Hyperlink"/>
            <w:rFonts w:ascii="Verdana" w:eastAsia="Times New Roman" w:hAnsi="Verdana"/>
            <w:sz w:val="27"/>
            <w:szCs w:val="27"/>
          </w:rPr>
          <w:t>Method Statement for Concrete Retaining Walls</w:t>
        </w:r>
      </w:hyperlink>
    </w:p>
    <w:p w:rsidR="00FF0B87" w:rsidRDefault="00FF0B87"/>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br/>
      </w:r>
      <w:r w:rsidRPr="00D03D6F">
        <w:rPr>
          <w:rFonts w:ascii="Verdana" w:eastAsia="Times New Roman" w:hAnsi="Verdana"/>
          <w:b/>
          <w:bCs/>
          <w:color w:val="222222"/>
          <w:sz w:val="18"/>
        </w:rPr>
        <w:t>Introduction</w:t>
      </w:r>
      <w:r w:rsidRPr="00D03D6F">
        <w:rPr>
          <w:rFonts w:ascii="Verdana" w:eastAsia="Times New Roman" w:hAnsi="Verdana"/>
          <w:color w:val="222222"/>
          <w:sz w:val="18"/>
          <w:szCs w:val="18"/>
        </w:rPr>
        <w:br/>
        <w:t xml:space="preserve">Generally the entire construction project involves surveying, the following steps are </w:t>
      </w:r>
      <w:r w:rsidRPr="00D03D6F">
        <w:rPr>
          <w:rFonts w:ascii="Verdana" w:eastAsia="Times New Roman" w:hAnsi="Verdana"/>
          <w:color w:val="222222"/>
          <w:sz w:val="18"/>
          <w:szCs w:val="18"/>
        </w:rPr>
        <w:lastRenderedPageBreak/>
        <w:t xml:space="preserve">proceed in road construction projects to covers the Traverse Survey, Temporary Bench Mark Survey, and </w:t>
      </w:r>
      <w:proofErr w:type="spellStart"/>
      <w:r w:rsidRPr="00D03D6F">
        <w:rPr>
          <w:rFonts w:ascii="Verdana" w:eastAsia="Times New Roman" w:hAnsi="Verdana"/>
          <w:color w:val="222222"/>
          <w:sz w:val="18"/>
          <w:szCs w:val="18"/>
        </w:rPr>
        <w:t>Center</w:t>
      </w:r>
      <w:proofErr w:type="spellEnd"/>
      <w:r w:rsidRPr="00D03D6F">
        <w:rPr>
          <w:rFonts w:ascii="Verdana" w:eastAsia="Times New Roman" w:hAnsi="Verdana"/>
          <w:color w:val="222222"/>
          <w:sz w:val="18"/>
          <w:szCs w:val="18"/>
        </w:rPr>
        <w:t xml:space="preserve"> Line Setting out, </w:t>
      </w:r>
      <w:proofErr w:type="spellStart"/>
      <w:r w:rsidRPr="00D03D6F">
        <w:rPr>
          <w:rFonts w:ascii="Verdana" w:eastAsia="Times New Roman" w:hAnsi="Verdana"/>
          <w:color w:val="222222"/>
          <w:sz w:val="18"/>
          <w:szCs w:val="18"/>
        </w:rPr>
        <w:t>Center</w:t>
      </w:r>
      <w:proofErr w:type="spellEnd"/>
      <w:r w:rsidRPr="00D03D6F">
        <w:rPr>
          <w:rFonts w:ascii="Verdana" w:eastAsia="Times New Roman" w:hAnsi="Verdana"/>
          <w:color w:val="222222"/>
          <w:sz w:val="18"/>
          <w:szCs w:val="18"/>
        </w:rPr>
        <w:t xml:space="preserve"> Line marking, Cross Section Survey and </w:t>
      </w:r>
      <w:proofErr w:type="spellStart"/>
      <w:r w:rsidRPr="00D03D6F">
        <w:rPr>
          <w:rFonts w:ascii="Verdana" w:eastAsia="Times New Roman" w:hAnsi="Verdana"/>
          <w:color w:val="222222"/>
          <w:sz w:val="18"/>
          <w:szCs w:val="18"/>
        </w:rPr>
        <w:t>Submittable</w:t>
      </w:r>
      <w:proofErr w:type="spellEnd"/>
      <w:r w:rsidRPr="00D03D6F">
        <w:rPr>
          <w:rFonts w:ascii="Verdana" w:eastAsia="Times New Roman" w:hAnsi="Verdana"/>
          <w:color w:val="222222"/>
          <w:sz w:val="18"/>
          <w:szCs w:val="18"/>
        </w:rPr>
        <w:t xml:space="preserve"> of Drawings. </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b/>
          <w:bCs/>
          <w:color w:val="222222"/>
          <w:sz w:val="18"/>
        </w:rPr>
        <w:t>Abbreviations</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TBM – Temporary Bench Mark</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GA – Government Body</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b/>
          <w:bCs/>
          <w:color w:val="222222"/>
          <w:sz w:val="18"/>
        </w:rPr>
        <w:t>Traffic Safety Management &amp; Control</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u w:val="single"/>
        </w:rPr>
        <w:t>Safety Awareness Meeting</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 xml:space="preserve">Safety awareness meeting has to be conducted every working day morning/every other day to brief </w:t>
      </w:r>
      <w:r w:rsidRPr="00D03D6F">
        <w:rPr>
          <w:rFonts w:ascii="Verdana" w:eastAsia="Times New Roman" w:hAnsi="Verdana"/>
          <w:color w:val="009900"/>
          <w:sz w:val="18"/>
          <w:u w:val="single"/>
        </w:rPr>
        <w:t>the work force</w:t>
      </w:r>
      <w:r w:rsidRPr="00D03D6F">
        <w:rPr>
          <w:rFonts w:ascii="Verdana" w:eastAsia="Times New Roman" w:hAnsi="Verdana"/>
          <w:color w:val="222222"/>
          <w:sz w:val="18"/>
          <w:szCs w:val="18"/>
        </w:rPr>
        <w:t xml:space="preserve"> in the safety prevention measures. Traffic Safety will be discussed as a topic. Each survey group should be well awarded to follow specified instructions such as “Barricading Boards” and signalmen will be deployed to control the traffic flow during working time. </w:t>
      </w:r>
      <w:r w:rsidRPr="00D03D6F">
        <w:rPr>
          <w:rFonts w:ascii="Verdana" w:eastAsia="Times New Roman" w:hAnsi="Verdana"/>
          <w:color w:val="009900"/>
          <w:sz w:val="18"/>
          <w:u w:val="single"/>
        </w:rPr>
        <w:t>The survey</w:t>
      </w:r>
      <w:r w:rsidRPr="00D03D6F">
        <w:rPr>
          <w:rFonts w:ascii="Verdana" w:eastAsia="Times New Roman" w:hAnsi="Verdana"/>
          <w:color w:val="222222"/>
          <w:sz w:val="18"/>
          <w:szCs w:val="18"/>
        </w:rPr>
        <w:t xml:space="preserve"> team should have practical knowledge to adjust following specified instructions that will not meet.</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u w:val="single"/>
        </w:rPr>
        <w:t xml:space="preserve">Operating Procedure </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Site investigation has to be carried out for safety precautions prior to commencement of the work, in order to display relevant sign boards.</w:t>
      </w:r>
    </w:p>
    <w:p w:rsidR="00D03D6F" w:rsidRPr="00D03D6F" w:rsidRDefault="00D03D6F" w:rsidP="00D03D6F">
      <w:pPr>
        <w:numPr>
          <w:ilvl w:val="0"/>
          <w:numId w:val="2"/>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Men at work 75m-100m ahead” sign boards would be placed on both left hand side of the road.</w:t>
      </w:r>
    </w:p>
    <w:p w:rsidR="00D03D6F" w:rsidRPr="00D03D6F" w:rsidRDefault="00D03D6F" w:rsidP="00D03D6F">
      <w:pPr>
        <w:numPr>
          <w:ilvl w:val="0"/>
          <w:numId w:val="2"/>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25 m away from men at work sign Narrow Road/one lane traffic sign would be placed in order to notify the drivers with regard to road situation.</w:t>
      </w:r>
    </w:p>
    <w:p w:rsidR="00D03D6F" w:rsidRPr="00D03D6F" w:rsidRDefault="00D03D6F" w:rsidP="00D03D6F">
      <w:pPr>
        <w:numPr>
          <w:ilvl w:val="0"/>
          <w:numId w:val="2"/>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Working area will be corded off with traffic cones to indicate setting out survey for the oncoming traffic to see on both sides.</w:t>
      </w:r>
    </w:p>
    <w:p w:rsidR="00D03D6F" w:rsidRPr="00D03D6F" w:rsidRDefault="00D03D6F" w:rsidP="00D03D6F">
      <w:pPr>
        <w:numPr>
          <w:ilvl w:val="0"/>
          <w:numId w:val="2"/>
        </w:numPr>
        <w:shd w:val="clear" w:color="auto" w:fill="FFFFFF"/>
        <w:spacing w:line="300" w:lineRule="atLeast"/>
        <w:ind w:left="300"/>
        <w:rPr>
          <w:rFonts w:ascii="Verdana" w:eastAsia="Times New Roman" w:hAnsi="Verdana"/>
          <w:color w:val="222222"/>
          <w:sz w:val="18"/>
          <w:szCs w:val="18"/>
        </w:rPr>
      </w:pPr>
      <w:proofErr w:type="gramStart"/>
      <w:r w:rsidRPr="00D03D6F">
        <w:rPr>
          <w:rFonts w:ascii="Verdana" w:eastAsia="Times New Roman" w:hAnsi="Verdana"/>
          <w:color w:val="222222"/>
          <w:sz w:val="18"/>
          <w:szCs w:val="18"/>
        </w:rPr>
        <w:t>“One way traffic</w:t>
      </w:r>
      <w:proofErr w:type="gramEnd"/>
      <w:r w:rsidRPr="00D03D6F">
        <w:rPr>
          <w:rFonts w:ascii="Verdana" w:eastAsia="Times New Roman" w:hAnsi="Verdana"/>
          <w:color w:val="222222"/>
          <w:sz w:val="18"/>
          <w:szCs w:val="18"/>
        </w:rPr>
        <w:t xml:space="preserve"> ahead” sign boards would be placed 90m ahead of working area in order to notify oncoming drivers.</w:t>
      </w:r>
    </w:p>
    <w:p w:rsidR="00D03D6F" w:rsidRPr="00D03D6F" w:rsidRDefault="00D03D6F" w:rsidP="00D03D6F">
      <w:pPr>
        <w:numPr>
          <w:ilvl w:val="0"/>
          <w:numId w:val="2"/>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009900"/>
          <w:sz w:val="18"/>
          <w:u w:val="single"/>
        </w:rPr>
        <w:t>Traffic controllers</w:t>
      </w:r>
      <w:r w:rsidRPr="00D03D6F">
        <w:rPr>
          <w:rFonts w:ascii="Verdana" w:eastAsia="Times New Roman" w:hAnsi="Verdana"/>
          <w:color w:val="222222"/>
          <w:sz w:val="18"/>
          <w:szCs w:val="18"/>
        </w:rPr>
        <w:t xml:space="preserve"> would be deployed on both sides in order to control </w:t>
      </w:r>
      <w:proofErr w:type="gramStart"/>
      <w:r w:rsidRPr="00D03D6F">
        <w:rPr>
          <w:rFonts w:ascii="Verdana" w:eastAsia="Times New Roman" w:hAnsi="Verdana"/>
          <w:color w:val="222222"/>
          <w:sz w:val="18"/>
          <w:szCs w:val="18"/>
        </w:rPr>
        <w:t>“one way traffic”</w:t>
      </w:r>
      <w:proofErr w:type="gramEnd"/>
      <w:r w:rsidRPr="00D03D6F">
        <w:rPr>
          <w:rFonts w:ascii="Verdana" w:eastAsia="Times New Roman" w:hAnsi="Verdana"/>
          <w:color w:val="222222"/>
          <w:sz w:val="18"/>
          <w:szCs w:val="18"/>
        </w:rPr>
        <w:t>.</w:t>
      </w:r>
    </w:p>
    <w:p w:rsidR="00D03D6F" w:rsidRPr="00D03D6F" w:rsidRDefault="00D03D6F" w:rsidP="00D03D6F">
      <w:pPr>
        <w:numPr>
          <w:ilvl w:val="0"/>
          <w:numId w:val="2"/>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 xml:space="preserve">Photographs would be taken to disseminate and maintain traffic safety </w:t>
      </w:r>
      <w:r w:rsidRPr="00D03D6F">
        <w:rPr>
          <w:rFonts w:ascii="Verdana" w:eastAsia="Times New Roman" w:hAnsi="Verdana"/>
          <w:color w:val="009900"/>
          <w:sz w:val="18"/>
          <w:u w:val="single"/>
        </w:rPr>
        <w:t>records</w:t>
      </w:r>
      <w:r w:rsidRPr="00D03D6F">
        <w:rPr>
          <w:rFonts w:ascii="Verdana" w:eastAsia="Times New Roman" w:hAnsi="Verdana"/>
          <w:color w:val="222222"/>
          <w:sz w:val="18"/>
          <w:szCs w:val="18"/>
        </w:rPr>
        <w:t>.</w:t>
      </w:r>
    </w:p>
    <w:p w:rsidR="00D03D6F" w:rsidRPr="00D03D6F" w:rsidRDefault="00D03D6F" w:rsidP="00D03D6F">
      <w:pPr>
        <w:numPr>
          <w:ilvl w:val="0"/>
          <w:numId w:val="2"/>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Radio communication system would be used where normal communication is impossible.</w:t>
      </w:r>
    </w:p>
    <w:p w:rsidR="00D03D6F" w:rsidRPr="00D03D6F" w:rsidRDefault="00D03D6F" w:rsidP="00D03D6F">
      <w:pPr>
        <w:numPr>
          <w:ilvl w:val="0"/>
          <w:numId w:val="2"/>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 xml:space="preserve">After </w:t>
      </w:r>
      <w:r w:rsidRPr="00D03D6F">
        <w:rPr>
          <w:rFonts w:ascii="Verdana" w:eastAsia="Times New Roman" w:hAnsi="Verdana"/>
          <w:color w:val="009900"/>
          <w:sz w:val="18"/>
          <w:u w:val="single"/>
        </w:rPr>
        <w:t>completion</w:t>
      </w:r>
      <w:r w:rsidRPr="00D03D6F">
        <w:rPr>
          <w:rFonts w:ascii="Verdana" w:eastAsia="Times New Roman" w:hAnsi="Verdana"/>
          <w:color w:val="222222"/>
          <w:sz w:val="18"/>
          <w:szCs w:val="18"/>
        </w:rPr>
        <w:t xml:space="preserve"> of the work, safety cones and barricade boars has to be removed accordingly.</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General Traffic Arrangement will illustrate</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In addition to following safety precaution has to be adopting to minimize accidents that can be happened.</w:t>
      </w:r>
    </w:p>
    <w:p w:rsidR="00D03D6F" w:rsidRPr="00D03D6F" w:rsidRDefault="00D03D6F" w:rsidP="00D03D6F">
      <w:pPr>
        <w:numPr>
          <w:ilvl w:val="0"/>
          <w:numId w:val="3"/>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 xml:space="preserve">Safety helmets, </w:t>
      </w:r>
      <w:r w:rsidRPr="00D03D6F">
        <w:rPr>
          <w:rFonts w:ascii="Verdana" w:eastAsia="Times New Roman" w:hAnsi="Verdana"/>
          <w:color w:val="009900"/>
          <w:sz w:val="18"/>
          <w:u w:val="single"/>
        </w:rPr>
        <w:t>traffic safety vests</w:t>
      </w:r>
      <w:r w:rsidRPr="00D03D6F">
        <w:rPr>
          <w:rFonts w:ascii="Verdana" w:eastAsia="Times New Roman" w:hAnsi="Verdana"/>
          <w:color w:val="222222"/>
          <w:sz w:val="18"/>
          <w:szCs w:val="18"/>
        </w:rPr>
        <w:t>, boots, dust mask &amp; gloves will be provided.</w:t>
      </w:r>
    </w:p>
    <w:p w:rsidR="00D03D6F" w:rsidRPr="00D03D6F" w:rsidRDefault="00D03D6F" w:rsidP="00D03D6F">
      <w:pPr>
        <w:numPr>
          <w:ilvl w:val="0"/>
          <w:numId w:val="3"/>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 xml:space="preserve">Warning sign boards would be displayed </w:t>
      </w:r>
      <w:proofErr w:type="spellStart"/>
      <w:r w:rsidRPr="00D03D6F">
        <w:rPr>
          <w:rFonts w:ascii="Verdana" w:eastAsia="Times New Roman" w:hAnsi="Verdana"/>
          <w:color w:val="222222"/>
          <w:sz w:val="18"/>
          <w:szCs w:val="18"/>
        </w:rPr>
        <w:t>through out</w:t>
      </w:r>
      <w:proofErr w:type="spellEnd"/>
      <w:r w:rsidRPr="00D03D6F">
        <w:rPr>
          <w:rFonts w:ascii="Verdana" w:eastAsia="Times New Roman" w:hAnsi="Verdana"/>
          <w:color w:val="222222"/>
          <w:sz w:val="18"/>
          <w:szCs w:val="18"/>
        </w:rPr>
        <w:t xml:space="preserve"> the site.</w:t>
      </w:r>
    </w:p>
    <w:p w:rsidR="00D03D6F" w:rsidRPr="00D03D6F" w:rsidRDefault="00D03D6F" w:rsidP="00D03D6F">
      <w:pPr>
        <w:numPr>
          <w:ilvl w:val="0"/>
          <w:numId w:val="3"/>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Monthly safety awareness program &amp; training program would be conducted.</w:t>
      </w:r>
    </w:p>
    <w:p w:rsidR="00D03D6F" w:rsidRPr="00D03D6F" w:rsidRDefault="00D03D6F" w:rsidP="00D03D6F">
      <w:pPr>
        <w:numPr>
          <w:ilvl w:val="0"/>
          <w:numId w:val="3"/>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First aid facilities would be provided.</w:t>
      </w:r>
    </w:p>
    <w:p w:rsidR="00D03D6F" w:rsidRPr="00D03D6F" w:rsidRDefault="00D03D6F" w:rsidP="00D03D6F">
      <w:pPr>
        <w:numPr>
          <w:ilvl w:val="0"/>
          <w:numId w:val="3"/>
        </w:numPr>
        <w:shd w:val="clear" w:color="auto" w:fill="FFFFFF"/>
        <w:spacing w:line="300" w:lineRule="atLeast"/>
        <w:ind w:left="300"/>
        <w:rPr>
          <w:rFonts w:ascii="Verdana" w:eastAsia="Times New Roman" w:hAnsi="Verdana"/>
          <w:color w:val="222222"/>
          <w:sz w:val="18"/>
          <w:szCs w:val="18"/>
        </w:rPr>
      </w:pPr>
      <w:r w:rsidRPr="00D03D6F">
        <w:rPr>
          <w:rFonts w:ascii="Verdana" w:eastAsia="Times New Roman" w:hAnsi="Verdana"/>
          <w:color w:val="222222"/>
          <w:sz w:val="18"/>
          <w:szCs w:val="18"/>
        </w:rPr>
        <w:t>Safety officer has to visit the sites twice a day and required safety measures will be adopted at site. In addition, work discrepancies will be discussed in the following day morning at the safety meeting</w:t>
      </w:r>
    </w:p>
    <w:p w:rsidR="00D03D6F" w:rsidRPr="00D03D6F" w:rsidRDefault="00D03D6F" w:rsidP="00D03D6F">
      <w:pPr>
        <w:shd w:val="clear" w:color="auto" w:fill="FFFFFF"/>
        <w:spacing w:line="300" w:lineRule="atLeast"/>
        <w:rPr>
          <w:rFonts w:ascii="Verdana" w:eastAsia="Times New Roman" w:hAnsi="Verdana"/>
          <w:color w:val="222222"/>
          <w:sz w:val="18"/>
          <w:szCs w:val="18"/>
        </w:rPr>
      </w:pPr>
      <w:proofErr w:type="spellStart"/>
      <w:r w:rsidRPr="00D03D6F">
        <w:rPr>
          <w:rFonts w:ascii="Verdana" w:eastAsia="Times New Roman" w:hAnsi="Verdana"/>
          <w:b/>
          <w:bCs/>
          <w:color w:val="222222"/>
          <w:sz w:val="18"/>
        </w:rPr>
        <w:t>Resourses</w:t>
      </w:r>
      <w:proofErr w:type="spellEnd"/>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b/>
          <w:bCs/>
          <w:color w:val="222222"/>
          <w:sz w:val="18"/>
          <w:u w:val="single"/>
        </w:rPr>
        <w:t>Man Power</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2 Site Engineers</w:t>
      </w:r>
    </w:p>
    <w:p w:rsidR="00D03D6F" w:rsidRPr="00D03D6F" w:rsidRDefault="00D03D6F" w:rsidP="00D03D6F">
      <w:pPr>
        <w:shd w:val="clear" w:color="auto" w:fill="FFFFFF"/>
        <w:spacing w:line="300" w:lineRule="atLeast"/>
        <w:rPr>
          <w:rFonts w:ascii="Verdana" w:eastAsia="Times New Roman" w:hAnsi="Verdana"/>
          <w:color w:val="222222"/>
          <w:sz w:val="18"/>
          <w:szCs w:val="18"/>
        </w:rPr>
      </w:pPr>
      <w:proofErr w:type="gramStart"/>
      <w:r w:rsidRPr="00D03D6F">
        <w:rPr>
          <w:rFonts w:ascii="Verdana" w:eastAsia="Times New Roman" w:hAnsi="Verdana"/>
          <w:color w:val="222222"/>
          <w:sz w:val="18"/>
          <w:szCs w:val="18"/>
        </w:rPr>
        <w:t>2 Nos.</w:t>
      </w:r>
      <w:proofErr w:type="gramEnd"/>
      <w:r w:rsidRPr="00D03D6F">
        <w:rPr>
          <w:rFonts w:ascii="Verdana" w:eastAsia="Times New Roman" w:hAnsi="Verdana"/>
          <w:color w:val="222222"/>
          <w:sz w:val="18"/>
          <w:szCs w:val="18"/>
        </w:rPr>
        <w:t xml:space="preserve"> Total Station</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1 Safety Officer</w:t>
      </w:r>
    </w:p>
    <w:p w:rsidR="00D03D6F" w:rsidRPr="00D03D6F" w:rsidRDefault="00D03D6F" w:rsidP="00D03D6F">
      <w:pPr>
        <w:shd w:val="clear" w:color="auto" w:fill="FFFFFF"/>
        <w:spacing w:line="300" w:lineRule="atLeast"/>
        <w:rPr>
          <w:rFonts w:ascii="Verdana" w:eastAsia="Times New Roman" w:hAnsi="Verdana"/>
          <w:color w:val="222222"/>
          <w:sz w:val="18"/>
          <w:szCs w:val="18"/>
        </w:rPr>
      </w:pPr>
      <w:proofErr w:type="gramStart"/>
      <w:r w:rsidRPr="00D03D6F">
        <w:rPr>
          <w:rFonts w:ascii="Verdana" w:eastAsia="Times New Roman" w:hAnsi="Verdana"/>
          <w:color w:val="222222"/>
          <w:sz w:val="18"/>
          <w:szCs w:val="18"/>
        </w:rPr>
        <w:t>4 Nos.</w:t>
      </w:r>
      <w:proofErr w:type="gramEnd"/>
      <w:r w:rsidRPr="00D03D6F">
        <w:rPr>
          <w:rFonts w:ascii="Verdana" w:eastAsia="Times New Roman" w:hAnsi="Verdana"/>
          <w:color w:val="222222"/>
          <w:sz w:val="18"/>
          <w:szCs w:val="18"/>
        </w:rPr>
        <w:t xml:space="preserve"> Survey Staff</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4 Surveyors</w:t>
      </w:r>
    </w:p>
    <w:p w:rsidR="00D03D6F" w:rsidRPr="00D03D6F" w:rsidRDefault="00D03D6F" w:rsidP="00D03D6F">
      <w:pPr>
        <w:shd w:val="clear" w:color="auto" w:fill="FFFFFF"/>
        <w:spacing w:line="300" w:lineRule="atLeast"/>
        <w:rPr>
          <w:rFonts w:ascii="Verdana" w:eastAsia="Times New Roman" w:hAnsi="Verdana"/>
          <w:color w:val="222222"/>
          <w:sz w:val="18"/>
          <w:szCs w:val="18"/>
        </w:rPr>
      </w:pPr>
      <w:proofErr w:type="gramStart"/>
      <w:r w:rsidRPr="00D03D6F">
        <w:rPr>
          <w:rFonts w:ascii="Verdana" w:eastAsia="Times New Roman" w:hAnsi="Verdana"/>
          <w:color w:val="222222"/>
          <w:sz w:val="18"/>
          <w:szCs w:val="18"/>
        </w:rPr>
        <w:lastRenderedPageBreak/>
        <w:t>2 Nos.</w:t>
      </w:r>
      <w:proofErr w:type="gramEnd"/>
      <w:r w:rsidRPr="00D03D6F">
        <w:rPr>
          <w:rFonts w:ascii="Verdana" w:eastAsia="Times New Roman" w:hAnsi="Verdana"/>
          <w:color w:val="222222"/>
          <w:sz w:val="18"/>
          <w:szCs w:val="18"/>
        </w:rPr>
        <w:t xml:space="preserve"> Level Instrument</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 xml:space="preserve">22 Skill </w:t>
      </w:r>
      <w:proofErr w:type="spellStart"/>
      <w:r w:rsidRPr="00D03D6F">
        <w:rPr>
          <w:rFonts w:ascii="Verdana" w:eastAsia="Times New Roman" w:hAnsi="Verdana"/>
          <w:color w:val="222222"/>
          <w:sz w:val="18"/>
          <w:szCs w:val="18"/>
        </w:rPr>
        <w:t>Laborers</w:t>
      </w:r>
      <w:proofErr w:type="spellEnd"/>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b/>
          <w:bCs/>
          <w:color w:val="222222"/>
          <w:sz w:val="18"/>
        </w:rPr>
        <w:t xml:space="preserve">Equipment &amp; </w:t>
      </w:r>
      <w:r w:rsidRPr="00D03D6F">
        <w:rPr>
          <w:rFonts w:ascii="Verdana" w:eastAsia="Times New Roman" w:hAnsi="Verdana"/>
          <w:b/>
          <w:bCs/>
          <w:color w:val="009900"/>
          <w:sz w:val="18"/>
          <w:u w:val="single"/>
        </w:rPr>
        <w:t>Hand Tools</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8 Flagmen</w:t>
      </w:r>
    </w:p>
    <w:p w:rsidR="00D03D6F" w:rsidRPr="00D03D6F" w:rsidRDefault="00D03D6F" w:rsidP="00D03D6F">
      <w:pPr>
        <w:shd w:val="clear" w:color="auto" w:fill="FFFFFF"/>
        <w:spacing w:line="300" w:lineRule="atLeast"/>
        <w:rPr>
          <w:rFonts w:ascii="Verdana" w:eastAsia="Times New Roman" w:hAnsi="Verdana"/>
          <w:color w:val="222222"/>
          <w:sz w:val="18"/>
          <w:szCs w:val="18"/>
        </w:rPr>
      </w:pPr>
      <w:proofErr w:type="gramStart"/>
      <w:r w:rsidRPr="00D03D6F">
        <w:rPr>
          <w:rFonts w:ascii="Verdana" w:eastAsia="Times New Roman" w:hAnsi="Verdana"/>
          <w:color w:val="222222"/>
          <w:sz w:val="18"/>
          <w:szCs w:val="18"/>
        </w:rPr>
        <w:t>3 Nos.</w:t>
      </w:r>
      <w:proofErr w:type="gramEnd"/>
      <w:r w:rsidRPr="00D03D6F">
        <w:rPr>
          <w:rFonts w:ascii="Verdana" w:eastAsia="Times New Roman" w:hAnsi="Verdana"/>
          <w:color w:val="222222"/>
          <w:sz w:val="18"/>
          <w:szCs w:val="18"/>
        </w:rPr>
        <w:t xml:space="preserve"> Tape (30m)</w:t>
      </w:r>
    </w:p>
    <w:p w:rsidR="00D03D6F" w:rsidRPr="00D03D6F" w:rsidRDefault="00D03D6F" w:rsidP="00D03D6F">
      <w:pPr>
        <w:shd w:val="clear" w:color="auto" w:fill="FFFFFF"/>
        <w:spacing w:line="300" w:lineRule="atLeast"/>
        <w:rPr>
          <w:rFonts w:ascii="Verdana" w:eastAsia="Times New Roman" w:hAnsi="Verdana"/>
          <w:color w:val="222222"/>
          <w:sz w:val="18"/>
          <w:szCs w:val="18"/>
        </w:rPr>
      </w:pPr>
      <w:proofErr w:type="gramStart"/>
      <w:r w:rsidRPr="00D03D6F">
        <w:rPr>
          <w:rFonts w:ascii="Verdana" w:eastAsia="Times New Roman" w:hAnsi="Verdana"/>
          <w:color w:val="222222"/>
          <w:sz w:val="18"/>
          <w:szCs w:val="18"/>
        </w:rPr>
        <w:t>6 Nos.</w:t>
      </w:r>
      <w:proofErr w:type="gramEnd"/>
      <w:r w:rsidRPr="00D03D6F">
        <w:rPr>
          <w:rFonts w:ascii="Verdana" w:eastAsia="Times New Roman" w:hAnsi="Verdana"/>
          <w:color w:val="222222"/>
          <w:sz w:val="18"/>
          <w:szCs w:val="18"/>
        </w:rPr>
        <w:t xml:space="preserve"> Tape (5m)</w:t>
      </w:r>
    </w:p>
    <w:p w:rsidR="00D03D6F" w:rsidRPr="00D03D6F" w:rsidRDefault="00D03D6F" w:rsidP="00D03D6F">
      <w:pPr>
        <w:shd w:val="clear" w:color="auto" w:fill="FFFFFF"/>
        <w:spacing w:line="300" w:lineRule="atLeast"/>
        <w:rPr>
          <w:rFonts w:ascii="Verdana" w:eastAsia="Times New Roman" w:hAnsi="Verdana"/>
          <w:color w:val="222222"/>
          <w:sz w:val="18"/>
          <w:szCs w:val="18"/>
        </w:rPr>
      </w:pPr>
      <w:proofErr w:type="gramStart"/>
      <w:r w:rsidRPr="00D03D6F">
        <w:rPr>
          <w:rFonts w:ascii="Verdana" w:eastAsia="Times New Roman" w:hAnsi="Verdana"/>
          <w:color w:val="222222"/>
          <w:sz w:val="18"/>
          <w:szCs w:val="18"/>
        </w:rPr>
        <w:t>24 Nos.</w:t>
      </w:r>
      <w:proofErr w:type="gramEnd"/>
      <w:r w:rsidRPr="00D03D6F">
        <w:rPr>
          <w:rFonts w:ascii="Verdana" w:eastAsia="Times New Roman" w:hAnsi="Verdana"/>
          <w:color w:val="222222"/>
          <w:sz w:val="18"/>
          <w:szCs w:val="18"/>
        </w:rPr>
        <w:t xml:space="preserve"> Traffic Cone</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1 No. Rope (30m Length)</w:t>
      </w:r>
    </w:p>
    <w:p w:rsidR="00D03D6F" w:rsidRPr="00D03D6F" w:rsidRDefault="00D03D6F" w:rsidP="00D03D6F">
      <w:pPr>
        <w:shd w:val="clear" w:color="auto" w:fill="FFFFFF"/>
        <w:spacing w:line="300" w:lineRule="atLeast"/>
        <w:rPr>
          <w:rFonts w:ascii="Verdana" w:eastAsia="Times New Roman" w:hAnsi="Verdana"/>
          <w:color w:val="222222"/>
          <w:sz w:val="18"/>
          <w:szCs w:val="18"/>
        </w:rPr>
      </w:pPr>
      <w:proofErr w:type="gramStart"/>
      <w:r w:rsidRPr="00D03D6F">
        <w:rPr>
          <w:rFonts w:ascii="Verdana" w:eastAsia="Times New Roman" w:hAnsi="Verdana"/>
          <w:color w:val="222222"/>
          <w:sz w:val="18"/>
          <w:szCs w:val="18"/>
        </w:rPr>
        <w:t>6 Nos.</w:t>
      </w:r>
      <w:proofErr w:type="gramEnd"/>
      <w:r w:rsidRPr="00D03D6F">
        <w:rPr>
          <w:rFonts w:ascii="Verdana" w:eastAsia="Times New Roman" w:hAnsi="Verdana"/>
          <w:color w:val="222222"/>
          <w:sz w:val="18"/>
          <w:szCs w:val="18"/>
        </w:rPr>
        <w:t xml:space="preserve"> Safety Sign Board</w:t>
      </w:r>
    </w:p>
    <w:p w:rsidR="00D03D6F" w:rsidRPr="00D03D6F" w:rsidRDefault="00D03D6F" w:rsidP="00D03D6F">
      <w:pPr>
        <w:shd w:val="clear" w:color="auto" w:fill="FFFFFF"/>
        <w:spacing w:line="300" w:lineRule="atLeast"/>
        <w:rPr>
          <w:rFonts w:ascii="Verdana" w:eastAsia="Times New Roman" w:hAnsi="Verdana"/>
          <w:color w:val="222222"/>
          <w:sz w:val="18"/>
          <w:szCs w:val="18"/>
        </w:rPr>
      </w:pPr>
      <w:proofErr w:type="gramStart"/>
      <w:r w:rsidRPr="00D03D6F">
        <w:rPr>
          <w:rFonts w:ascii="Verdana" w:eastAsia="Times New Roman" w:hAnsi="Verdana"/>
          <w:color w:val="222222"/>
          <w:sz w:val="18"/>
          <w:szCs w:val="18"/>
        </w:rPr>
        <w:t>4 Nos.</w:t>
      </w:r>
      <w:proofErr w:type="gramEnd"/>
      <w:r w:rsidRPr="00D03D6F">
        <w:rPr>
          <w:rFonts w:ascii="Verdana" w:eastAsia="Times New Roman" w:hAnsi="Verdana"/>
          <w:color w:val="222222"/>
          <w:sz w:val="18"/>
          <w:szCs w:val="18"/>
        </w:rPr>
        <w:t xml:space="preserve"> </w:t>
      </w:r>
      <w:proofErr w:type="spellStart"/>
      <w:r w:rsidRPr="00D03D6F">
        <w:rPr>
          <w:rFonts w:ascii="Verdana" w:eastAsia="Times New Roman" w:hAnsi="Verdana"/>
          <w:color w:val="222222"/>
          <w:sz w:val="18"/>
          <w:szCs w:val="18"/>
        </w:rPr>
        <w:t>Walkies</w:t>
      </w:r>
      <w:proofErr w:type="spellEnd"/>
      <w:r w:rsidRPr="00D03D6F">
        <w:rPr>
          <w:rFonts w:ascii="Verdana" w:eastAsia="Times New Roman" w:hAnsi="Verdana"/>
          <w:color w:val="222222"/>
          <w:sz w:val="18"/>
          <w:szCs w:val="18"/>
        </w:rPr>
        <w:t xml:space="preserve"> Talkie</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1 Narrow Road Traffic Safety Sign Board</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b/>
          <w:bCs/>
          <w:color w:val="222222"/>
          <w:sz w:val="18"/>
        </w:rPr>
        <w:t>Material</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222222"/>
          <w:sz w:val="18"/>
          <w:szCs w:val="18"/>
        </w:rPr>
        <w:t>Road Marking</w:t>
      </w:r>
    </w:p>
    <w:p w:rsidR="00D03D6F" w:rsidRPr="00D03D6F" w:rsidRDefault="00D03D6F" w:rsidP="00D03D6F">
      <w:pPr>
        <w:shd w:val="clear" w:color="auto" w:fill="FFFFFF"/>
        <w:spacing w:line="300" w:lineRule="atLeast"/>
        <w:rPr>
          <w:rFonts w:ascii="Verdana" w:eastAsia="Times New Roman" w:hAnsi="Verdana"/>
          <w:color w:val="222222"/>
          <w:sz w:val="18"/>
          <w:szCs w:val="18"/>
        </w:rPr>
      </w:pPr>
      <w:r w:rsidRPr="00D03D6F">
        <w:rPr>
          <w:rFonts w:ascii="Verdana" w:eastAsia="Times New Roman" w:hAnsi="Verdana"/>
          <w:color w:val="009900"/>
          <w:sz w:val="18"/>
          <w:u w:val="single"/>
        </w:rPr>
        <w:t>Concrete</w:t>
      </w:r>
      <w:r w:rsidRPr="00D03D6F">
        <w:rPr>
          <w:rFonts w:ascii="Verdana" w:eastAsia="Times New Roman" w:hAnsi="Verdana"/>
          <w:color w:val="222222"/>
          <w:sz w:val="18"/>
          <w:szCs w:val="18"/>
        </w:rPr>
        <w:t xml:space="preserve"> Nails</w:t>
      </w:r>
    </w:p>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D03D6F" w:rsidRDefault="00D03D6F"/>
    <w:p w:rsidR="00F035B1" w:rsidRPr="00F035B1" w:rsidRDefault="00F035B1" w:rsidP="00F035B1">
      <w:pPr>
        <w:shd w:val="clear" w:color="auto" w:fill="FFFFFF"/>
        <w:spacing w:after="150" w:line="300" w:lineRule="atLeast"/>
        <w:outlineLvl w:val="1"/>
        <w:rPr>
          <w:rFonts w:ascii="Arial" w:eastAsia="Times New Roman" w:hAnsi="Arial" w:cs="Arial"/>
          <w:color w:val="202020"/>
          <w:kern w:val="36"/>
          <w:sz w:val="27"/>
          <w:szCs w:val="27"/>
        </w:rPr>
      </w:pPr>
      <w:r w:rsidRPr="00F035B1">
        <w:rPr>
          <w:rFonts w:ascii="Arial" w:eastAsia="Times New Roman" w:hAnsi="Arial" w:cs="Arial"/>
          <w:color w:val="202020"/>
          <w:kern w:val="36"/>
          <w:sz w:val="27"/>
          <w:szCs w:val="27"/>
        </w:rPr>
        <w:t>Borrow Excavation</w:t>
      </w:r>
    </w:p>
    <w:p w:rsidR="00F035B1" w:rsidRPr="00F035B1" w:rsidRDefault="00F035B1" w:rsidP="00F035B1">
      <w:pPr>
        <w:shd w:val="clear" w:color="auto" w:fill="FFFFFF"/>
        <w:spacing w:line="300" w:lineRule="atLeast"/>
        <w:rPr>
          <w:rFonts w:ascii="Verdana" w:eastAsia="Times New Roman" w:hAnsi="Verdana"/>
          <w:color w:val="222222"/>
          <w:sz w:val="18"/>
          <w:szCs w:val="18"/>
        </w:rPr>
      </w:pPr>
      <w:r w:rsidRPr="00F035B1">
        <w:rPr>
          <w:rFonts w:ascii="Verdana" w:eastAsia="Times New Roman" w:hAnsi="Verdana"/>
          <w:color w:val="222222"/>
          <w:sz w:val="18"/>
          <w:szCs w:val="18"/>
        </w:rPr>
        <w:t>October 27, 2010</w:t>
      </w:r>
    </w:p>
    <w:p w:rsidR="00F035B1" w:rsidRPr="00F035B1" w:rsidRDefault="00F035B1" w:rsidP="00F035B1">
      <w:pPr>
        <w:shd w:val="clear" w:color="auto" w:fill="FFFFFF"/>
        <w:spacing w:line="300" w:lineRule="atLeast"/>
        <w:rPr>
          <w:rFonts w:ascii="Verdana" w:eastAsia="Times New Roman" w:hAnsi="Verdana"/>
          <w:color w:val="222222"/>
          <w:sz w:val="18"/>
          <w:szCs w:val="18"/>
        </w:rPr>
      </w:pPr>
      <w:r w:rsidRPr="00F035B1">
        <w:rPr>
          <w:rFonts w:ascii="Verdana" w:eastAsia="Times New Roman" w:hAnsi="Verdana"/>
          <w:b/>
          <w:bCs/>
          <w:color w:val="222222"/>
          <w:sz w:val="18"/>
        </w:rPr>
        <w:t>Introduction</w:t>
      </w:r>
      <w:r w:rsidRPr="00F035B1">
        <w:rPr>
          <w:rFonts w:ascii="Verdana" w:eastAsia="Times New Roman" w:hAnsi="Verdana"/>
          <w:color w:val="222222"/>
          <w:sz w:val="18"/>
          <w:szCs w:val="18"/>
        </w:rPr>
        <w:br/>
      </w:r>
      <w:proofErr w:type="gramStart"/>
      <w:r w:rsidRPr="00F035B1">
        <w:rPr>
          <w:rFonts w:ascii="Verdana" w:eastAsia="Times New Roman" w:hAnsi="Verdana"/>
          <w:color w:val="222222"/>
          <w:sz w:val="18"/>
          <w:szCs w:val="18"/>
        </w:rPr>
        <w:t>The</w:t>
      </w:r>
      <w:proofErr w:type="gramEnd"/>
      <w:r w:rsidRPr="00F035B1">
        <w:rPr>
          <w:rFonts w:ascii="Verdana" w:eastAsia="Times New Roman" w:hAnsi="Verdana"/>
          <w:color w:val="222222"/>
          <w:sz w:val="18"/>
          <w:szCs w:val="18"/>
        </w:rPr>
        <w:t xml:space="preserve"> borrow excavation shall consists the operations such as site clearing, stripping of the overburden and stockpiling. Excavation would only be proceeded where those sites have been approved as borrow sites to be used in the </w:t>
      </w:r>
      <w:r w:rsidRPr="00F035B1">
        <w:rPr>
          <w:rFonts w:ascii="Verdana" w:eastAsia="Times New Roman" w:hAnsi="Verdana"/>
          <w:color w:val="009900"/>
          <w:sz w:val="18"/>
          <w:u w:val="single"/>
        </w:rPr>
        <w:t>construction work</w:t>
      </w:r>
      <w:r w:rsidRPr="00F035B1">
        <w:rPr>
          <w:rFonts w:ascii="Verdana" w:eastAsia="Times New Roman" w:hAnsi="Verdana"/>
          <w:color w:val="222222"/>
          <w:sz w:val="18"/>
          <w:szCs w:val="18"/>
        </w:rPr>
        <w:t>.</w:t>
      </w:r>
    </w:p>
    <w:p w:rsidR="00F035B1" w:rsidRPr="00F035B1" w:rsidRDefault="00F035B1" w:rsidP="00F035B1">
      <w:pPr>
        <w:shd w:val="clear" w:color="auto" w:fill="FFFFFF"/>
        <w:spacing w:line="300" w:lineRule="atLeast"/>
        <w:rPr>
          <w:rFonts w:ascii="Verdana" w:eastAsia="Times New Roman" w:hAnsi="Verdana"/>
          <w:color w:val="222222"/>
          <w:sz w:val="18"/>
          <w:szCs w:val="18"/>
        </w:rPr>
      </w:pPr>
      <w:proofErr w:type="spellStart"/>
      <w:r w:rsidRPr="00F035B1">
        <w:rPr>
          <w:rFonts w:ascii="Verdana" w:eastAsia="Times New Roman" w:hAnsi="Verdana"/>
          <w:b/>
          <w:bCs/>
          <w:color w:val="222222"/>
          <w:sz w:val="18"/>
        </w:rPr>
        <w:t>Abreviation</w:t>
      </w:r>
      <w:proofErr w:type="spellEnd"/>
      <w:r w:rsidRPr="00F035B1">
        <w:rPr>
          <w:rFonts w:ascii="Verdana" w:eastAsia="Times New Roman" w:hAnsi="Verdana"/>
          <w:color w:val="222222"/>
          <w:sz w:val="18"/>
          <w:szCs w:val="18"/>
        </w:rPr>
        <w:br/>
        <w:t>QAE    - Quality Assurance Engineer</w:t>
      </w:r>
      <w:r w:rsidRPr="00F035B1">
        <w:rPr>
          <w:rFonts w:ascii="Verdana" w:eastAsia="Times New Roman" w:hAnsi="Verdana"/>
          <w:color w:val="222222"/>
          <w:sz w:val="18"/>
          <w:szCs w:val="18"/>
        </w:rPr>
        <w:br/>
      </w:r>
      <w:r w:rsidRPr="00F035B1">
        <w:rPr>
          <w:rFonts w:ascii="Verdana" w:eastAsia="Times New Roman" w:hAnsi="Verdana"/>
          <w:color w:val="222222"/>
          <w:sz w:val="18"/>
          <w:szCs w:val="18"/>
        </w:rPr>
        <w:lastRenderedPageBreak/>
        <w:t>SE    - Site Engineer</w:t>
      </w:r>
      <w:r w:rsidRPr="00F035B1">
        <w:rPr>
          <w:rFonts w:ascii="Verdana" w:eastAsia="Times New Roman" w:hAnsi="Verdana"/>
          <w:color w:val="222222"/>
          <w:sz w:val="18"/>
          <w:szCs w:val="18"/>
        </w:rPr>
        <w:br/>
        <w:t>TO    - Technical Officer</w:t>
      </w:r>
      <w:r w:rsidRPr="00F035B1">
        <w:rPr>
          <w:rFonts w:ascii="Verdana" w:eastAsia="Times New Roman" w:hAnsi="Verdana"/>
          <w:color w:val="222222"/>
          <w:sz w:val="18"/>
          <w:szCs w:val="18"/>
        </w:rPr>
        <w:br/>
        <w:t>QAS    - Quality Assurance System</w:t>
      </w:r>
      <w:r w:rsidRPr="00F035B1">
        <w:rPr>
          <w:rFonts w:ascii="Verdana" w:eastAsia="Times New Roman" w:hAnsi="Verdana"/>
          <w:color w:val="222222"/>
          <w:sz w:val="18"/>
          <w:szCs w:val="18"/>
        </w:rPr>
        <w:br/>
        <w:t>ME    - Materials Engineer (Contractor</w:t>
      </w:r>
      <w:proofErr w:type="gramStart"/>
      <w:r w:rsidRPr="00F035B1">
        <w:rPr>
          <w:rFonts w:ascii="Verdana" w:eastAsia="Times New Roman" w:hAnsi="Verdana"/>
          <w:color w:val="222222"/>
          <w:sz w:val="18"/>
          <w:szCs w:val="18"/>
        </w:rPr>
        <w:t>)</w:t>
      </w:r>
      <w:proofErr w:type="gramEnd"/>
      <w:r w:rsidRPr="00F035B1">
        <w:rPr>
          <w:rFonts w:ascii="Verdana" w:eastAsia="Times New Roman" w:hAnsi="Verdana"/>
          <w:color w:val="222222"/>
          <w:sz w:val="18"/>
          <w:szCs w:val="18"/>
        </w:rPr>
        <w:br/>
        <w:t>TS    - Technical Specification</w:t>
      </w:r>
    </w:p>
    <w:p w:rsidR="00F035B1" w:rsidRPr="00F035B1" w:rsidRDefault="00F035B1" w:rsidP="00F035B1">
      <w:pPr>
        <w:shd w:val="clear" w:color="auto" w:fill="FFFFFF"/>
        <w:spacing w:line="300" w:lineRule="atLeast"/>
        <w:rPr>
          <w:rFonts w:ascii="Verdana" w:eastAsia="Times New Roman" w:hAnsi="Verdana"/>
          <w:color w:val="222222"/>
          <w:sz w:val="18"/>
          <w:szCs w:val="18"/>
        </w:rPr>
      </w:pPr>
      <w:proofErr w:type="gramStart"/>
      <w:r w:rsidRPr="00F035B1">
        <w:rPr>
          <w:rFonts w:ascii="Verdana" w:eastAsia="Times New Roman" w:hAnsi="Verdana"/>
          <w:b/>
          <w:bCs/>
          <w:color w:val="222222"/>
          <w:sz w:val="18"/>
        </w:rPr>
        <w:t>Resource Allocation</w:t>
      </w:r>
      <w:r w:rsidRPr="00F035B1">
        <w:rPr>
          <w:rFonts w:ascii="Verdana" w:eastAsia="Times New Roman" w:hAnsi="Verdana"/>
          <w:color w:val="222222"/>
          <w:sz w:val="18"/>
          <w:szCs w:val="18"/>
        </w:rPr>
        <w:br/>
      </w:r>
      <w:r w:rsidRPr="00F035B1">
        <w:rPr>
          <w:rFonts w:ascii="Verdana" w:eastAsia="Times New Roman" w:hAnsi="Verdana"/>
          <w:color w:val="222222"/>
          <w:sz w:val="18"/>
          <w:szCs w:val="18"/>
          <w:u w:val="single"/>
        </w:rPr>
        <w:t>Man power</w:t>
      </w:r>
      <w:r w:rsidRPr="00F035B1">
        <w:rPr>
          <w:rFonts w:ascii="Verdana" w:eastAsia="Times New Roman" w:hAnsi="Verdana"/>
          <w:color w:val="222222"/>
          <w:sz w:val="18"/>
          <w:szCs w:val="18"/>
        </w:rPr>
        <w:br/>
        <w:t>• 1 No Supervisor.</w:t>
      </w:r>
      <w:proofErr w:type="gramEnd"/>
      <w:r w:rsidRPr="00F035B1">
        <w:rPr>
          <w:rFonts w:ascii="Verdana" w:eastAsia="Times New Roman" w:hAnsi="Verdana"/>
          <w:color w:val="222222"/>
          <w:sz w:val="18"/>
          <w:szCs w:val="18"/>
        </w:rPr>
        <w:br/>
      </w:r>
      <w:proofErr w:type="gramStart"/>
      <w:r w:rsidRPr="00F035B1">
        <w:rPr>
          <w:rFonts w:ascii="Verdana" w:eastAsia="Times New Roman" w:hAnsi="Verdana"/>
          <w:color w:val="222222"/>
          <w:sz w:val="18"/>
          <w:szCs w:val="18"/>
        </w:rPr>
        <w:t>• Un</w:t>
      </w:r>
      <w:proofErr w:type="gramEnd"/>
      <w:r w:rsidRPr="00F035B1">
        <w:rPr>
          <w:rFonts w:ascii="Verdana" w:eastAsia="Times New Roman" w:hAnsi="Verdana"/>
          <w:color w:val="222222"/>
          <w:sz w:val="18"/>
          <w:szCs w:val="18"/>
        </w:rPr>
        <w:t xml:space="preserve"> skilled </w:t>
      </w:r>
      <w:proofErr w:type="spellStart"/>
      <w:r w:rsidRPr="00F035B1">
        <w:rPr>
          <w:rFonts w:ascii="Verdana" w:eastAsia="Times New Roman" w:hAnsi="Verdana"/>
          <w:color w:val="222222"/>
          <w:sz w:val="18"/>
          <w:szCs w:val="18"/>
        </w:rPr>
        <w:t>labors</w:t>
      </w:r>
      <w:proofErr w:type="spellEnd"/>
      <w:r w:rsidRPr="00F035B1">
        <w:rPr>
          <w:rFonts w:ascii="Verdana" w:eastAsia="Times New Roman" w:hAnsi="Verdana"/>
          <w:color w:val="222222"/>
          <w:sz w:val="18"/>
          <w:szCs w:val="18"/>
        </w:rPr>
        <w:br/>
        <w:t>• Operators</w:t>
      </w:r>
    </w:p>
    <w:p w:rsidR="00F035B1" w:rsidRPr="00F035B1" w:rsidRDefault="00F035B1" w:rsidP="00F035B1">
      <w:pPr>
        <w:shd w:val="clear" w:color="auto" w:fill="FFFFFF"/>
        <w:spacing w:line="300" w:lineRule="atLeast"/>
        <w:rPr>
          <w:rFonts w:ascii="Verdana" w:eastAsia="Times New Roman" w:hAnsi="Verdana"/>
          <w:color w:val="222222"/>
          <w:sz w:val="18"/>
          <w:szCs w:val="18"/>
        </w:rPr>
      </w:pPr>
      <w:r w:rsidRPr="00F035B1">
        <w:rPr>
          <w:rFonts w:ascii="Verdana" w:eastAsia="Times New Roman" w:hAnsi="Verdana"/>
          <w:color w:val="222222"/>
          <w:sz w:val="18"/>
          <w:szCs w:val="18"/>
          <w:u w:val="single"/>
        </w:rPr>
        <w:t>Equipments</w:t>
      </w:r>
      <w:r w:rsidRPr="00F035B1">
        <w:rPr>
          <w:rFonts w:ascii="Verdana" w:eastAsia="Times New Roman" w:hAnsi="Verdana"/>
          <w:color w:val="222222"/>
          <w:sz w:val="18"/>
          <w:szCs w:val="18"/>
        </w:rPr>
        <w:br/>
        <w:t>• Track Back-hoe loaders</w:t>
      </w:r>
      <w:r w:rsidRPr="00F035B1">
        <w:rPr>
          <w:rFonts w:ascii="Verdana" w:eastAsia="Times New Roman" w:hAnsi="Verdana"/>
          <w:color w:val="222222"/>
          <w:sz w:val="18"/>
          <w:szCs w:val="18"/>
        </w:rPr>
        <w:br/>
        <w:t xml:space="preserve">• Dump </w:t>
      </w:r>
      <w:r w:rsidRPr="00F035B1">
        <w:rPr>
          <w:rFonts w:ascii="Verdana" w:eastAsia="Times New Roman" w:hAnsi="Verdana"/>
          <w:color w:val="009900"/>
          <w:sz w:val="18"/>
          <w:u w:val="single"/>
        </w:rPr>
        <w:t>trucks</w:t>
      </w:r>
      <w:r w:rsidRPr="00F035B1">
        <w:rPr>
          <w:rFonts w:ascii="Verdana" w:eastAsia="Times New Roman" w:hAnsi="Verdana"/>
          <w:color w:val="222222"/>
          <w:sz w:val="18"/>
          <w:szCs w:val="18"/>
        </w:rPr>
        <w:br/>
      </w:r>
      <w:r w:rsidRPr="00F035B1">
        <w:rPr>
          <w:rFonts w:ascii="Verdana" w:eastAsia="Times New Roman" w:hAnsi="Verdana"/>
          <w:b/>
          <w:bCs/>
          <w:color w:val="222222"/>
          <w:sz w:val="18"/>
          <w:szCs w:val="18"/>
        </w:rPr>
        <w:br/>
      </w:r>
      <w:r w:rsidRPr="00F035B1">
        <w:rPr>
          <w:rFonts w:ascii="Verdana" w:eastAsia="Times New Roman" w:hAnsi="Verdana"/>
          <w:b/>
          <w:bCs/>
          <w:color w:val="009900"/>
          <w:sz w:val="18"/>
          <w:u w:val="single"/>
        </w:rPr>
        <w:t>Quality Control</w:t>
      </w:r>
      <w:r w:rsidRPr="00F035B1">
        <w:rPr>
          <w:rFonts w:ascii="Verdana" w:eastAsia="Times New Roman" w:hAnsi="Verdana"/>
          <w:b/>
          <w:bCs/>
          <w:color w:val="222222"/>
          <w:sz w:val="18"/>
        </w:rPr>
        <w:t xml:space="preserve"> Procedures</w:t>
      </w:r>
    </w:p>
    <w:p w:rsidR="00F035B1" w:rsidRPr="00F035B1" w:rsidRDefault="00F035B1" w:rsidP="00F035B1">
      <w:pPr>
        <w:shd w:val="clear" w:color="auto" w:fill="FFFFFF"/>
        <w:spacing w:line="300" w:lineRule="atLeast"/>
        <w:rPr>
          <w:rFonts w:ascii="Verdana" w:eastAsia="Times New Roman" w:hAnsi="Verdana"/>
          <w:color w:val="222222"/>
          <w:sz w:val="18"/>
          <w:szCs w:val="18"/>
        </w:rPr>
      </w:pPr>
      <w:r w:rsidRPr="00F035B1">
        <w:rPr>
          <w:rFonts w:ascii="Verdana" w:eastAsia="Times New Roman" w:hAnsi="Verdana"/>
          <w:color w:val="009900"/>
          <w:sz w:val="18"/>
          <w:u w:val="single"/>
        </w:rPr>
        <w:t>Sampling</w:t>
      </w:r>
      <w:r w:rsidRPr="00F035B1">
        <w:rPr>
          <w:rFonts w:ascii="Verdana" w:eastAsia="Times New Roman" w:hAnsi="Verdana"/>
          <w:color w:val="222222"/>
          <w:sz w:val="18"/>
          <w:szCs w:val="18"/>
          <w:u w:val="single"/>
        </w:rPr>
        <w:t xml:space="preserve"> and testing </w:t>
      </w:r>
      <w:r w:rsidRPr="00F035B1">
        <w:rPr>
          <w:rFonts w:ascii="Verdana" w:eastAsia="Times New Roman" w:hAnsi="Verdana"/>
          <w:color w:val="222222"/>
          <w:sz w:val="18"/>
          <w:szCs w:val="18"/>
        </w:rPr>
        <w:br/>
        <w:t xml:space="preserve">Samples of soil would be taken from the borrow location and those samples would be placed in a polythene bag providing identification tag. All required tests would be carried out in the </w:t>
      </w:r>
      <w:r w:rsidRPr="00F035B1">
        <w:rPr>
          <w:rFonts w:ascii="Verdana" w:eastAsia="Times New Roman" w:hAnsi="Verdana"/>
          <w:color w:val="009900"/>
          <w:sz w:val="18"/>
          <w:u w:val="single"/>
        </w:rPr>
        <w:t>materials testing laboratory</w:t>
      </w:r>
      <w:r w:rsidRPr="00F035B1">
        <w:rPr>
          <w:rFonts w:ascii="Verdana" w:eastAsia="Times New Roman" w:hAnsi="Verdana"/>
          <w:color w:val="222222"/>
          <w:sz w:val="18"/>
          <w:szCs w:val="18"/>
        </w:rPr>
        <w:t xml:space="preserve"> to confirm that those materials are in which category. After testing and with the satisfying results, excavation would be preceded and those materials would be stock piled at the site.</w:t>
      </w:r>
    </w:p>
    <w:p w:rsidR="00F035B1" w:rsidRPr="00F035B1" w:rsidRDefault="00F035B1" w:rsidP="00F035B1">
      <w:pPr>
        <w:shd w:val="clear" w:color="auto" w:fill="FFFFFF"/>
        <w:spacing w:line="300" w:lineRule="atLeast"/>
        <w:rPr>
          <w:ins w:id="0" w:author="Unknown"/>
          <w:rFonts w:ascii="Verdana" w:eastAsia="Times New Roman" w:hAnsi="Verdana"/>
          <w:color w:val="222222"/>
          <w:sz w:val="18"/>
          <w:szCs w:val="18"/>
        </w:rPr>
      </w:pPr>
      <w:ins w:id="1" w:author="Unknown">
        <w:r w:rsidRPr="00F035B1">
          <w:rPr>
            <w:rFonts w:ascii="Verdana" w:eastAsia="Times New Roman" w:hAnsi="Verdana"/>
            <w:color w:val="222222"/>
            <w:sz w:val="18"/>
            <w:szCs w:val="18"/>
          </w:rPr>
          <w:pict/>
        </w:r>
      </w:ins>
      <w:r w:rsidRPr="00F035B1">
        <w:rPr>
          <w:rFonts w:ascii="Verdana" w:eastAsia="Times New Roman" w:hAnsi="Verdana"/>
          <w:color w:val="222222"/>
          <w:sz w:val="18"/>
          <w:szCs w:val="18"/>
        </w:rPr>
        <w:pict/>
      </w:r>
      <w:ins w:id="2" w:author="Unknown">
        <w:r w:rsidRPr="00F035B1">
          <w:rPr>
            <w:rFonts w:ascii="Verdana" w:eastAsia="Times New Roman" w:hAnsi="Verdana"/>
            <w:color w:val="222222"/>
            <w:sz w:val="18"/>
            <w:szCs w:val="18"/>
          </w:rPr>
          <w:br/>
          <w:t xml:space="preserve">Even the materials are properly stock piled at the site the materials in </w:t>
        </w:r>
        <w:r w:rsidRPr="00F035B1">
          <w:rPr>
            <w:rFonts w:ascii="Verdana" w:eastAsia="Times New Roman" w:hAnsi="Verdana"/>
            <w:color w:val="009900"/>
            <w:sz w:val="18"/>
            <w:u w:val="single"/>
          </w:rPr>
          <w:t>the stock</w:t>
        </w:r>
        <w:r w:rsidRPr="00F035B1">
          <w:rPr>
            <w:rFonts w:ascii="Verdana" w:eastAsia="Times New Roman" w:hAnsi="Verdana"/>
            <w:color w:val="222222"/>
            <w:sz w:val="18"/>
            <w:szCs w:val="18"/>
          </w:rPr>
          <w:t xml:space="preserve"> pile would be tested before issuing for the construction purpose. No materials would be allowed to execute in the construction work until the required tests are completed and satisfied. </w:t>
        </w:r>
      </w:ins>
    </w:p>
    <w:p w:rsidR="00F035B1" w:rsidRPr="00F035B1" w:rsidRDefault="00F035B1" w:rsidP="00F035B1">
      <w:pPr>
        <w:shd w:val="clear" w:color="auto" w:fill="FFFFFF"/>
        <w:spacing w:line="300" w:lineRule="atLeast"/>
        <w:rPr>
          <w:ins w:id="3" w:author="Unknown"/>
          <w:rFonts w:ascii="Verdana" w:eastAsia="Times New Roman" w:hAnsi="Verdana"/>
          <w:color w:val="222222"/>
          <w:sz w:val="18"/>
          <w:szCs w:val="18"/>
        </w:rPr>
      </w:pPr>
      <w:ins w:id="4" w:author="Unknown">
        <w:r w:rsidRPr="00F035B1">
          <w:rPr>
            <w:rFonts w:ascii="Verdana" w:eastAsia="Times New Roman" w:hAnsi="Verdana"/>
            <w:color w:val="222222"/>
            <w:sz w:val="18"/>
            <w:szCs w:val="18"/>
          </w:rPr>
          <w:fldChar w:fldCharType="begin"/>
        </w:r>
        <w:r w:rsidRPr="00F035B1">
          <w:rPr>
            <w:rFonts w:ascii="Verdana" w:eastAsia="Times New Roman" w:hAnsi="Verdana"/>
            <w:color w:val="222222"/>
            <w:sz w:val="18"/>
            <w:szCs w:val="18"/>
          </w:rPr>
          <w:instrText xml:space="preserve"> HYPERLINK "http://goda02.com/inspection-check-list/" </w:instrText>
        </w:r>
        <w:r w:rsidRPr="00F035B1">
          <w:rPr>
            <w:rFonts w:ascii="Verdana" w:eastAsia="Times New Roman" w:hAnsi="Verdana"/>
            <w:color w:val="222222"/>
            <w:sz w:val="18"/>
            <w:szCs w:val="18"/>
          </w:rPr>
          <w:fldChar w:fldCharType="separate"/>
        </w:r>
        <w:r w:rsidRPr="00F035B1">
          <w:rPr>
            <w:rFonts w:ascii="Verdana" w:eastAsia="Times New Roman" w:hAnsi="Verdana"/>
            <w:color w:val="D51515"/>
            <w:sz w:val="18"/>
            <w:u w:val="single"/>
          </w:rPr>
          <w:t>Inspection Check list</w:t>
        </w:r>
        <w:r w:rsidRPr="00F035B1">
          <w:rPr>
            <w:rFonts w:ascii="Verdana" w:eastAsia="Times New Roman" w:hAnsi="Verdana"/>
            <w:color w:val="222222"/>
            <w:sz w:val="18"/>
            <w:szCs w:val="18"/>
          </w:rPr>
          <w:fldChar w:fldCharType="end"/>
        </w:r>
        <w:r w:rsidRPr="00F035B1">
          <w:rPr>
            <w:rFonts w:ascii="Verdana" w:eastAsia="Times New Roman" w:hAnsi="Verdana"/>
            <w:color w:val="222222"/>
            <w:sz w:val="18"/>
            <w:szCs w:val="18"/>
          </w:rPr>
          <w:br/>
        </w:r>
        <w:proofErr w:type="gramStart"/>
        <w:r w:rsidRPr="00F035B1">
          <w:rPr>
            <w:rFonts w:ascii="Verdana" w:eastAsia="Times New Roman" w:hAnsi="Verdana"/>
            <w:color w:val="222222"/>
            <w:sz w:val="18"/>
            <w:szCs w:val="18"/>
          </w:rPr>
          <w:t>To</w:t>
        </w:r>
        <w:proofErr w:type="gramEnd"/>
        <w:r w:rsidRPr="00F035B1">
          <w:rPr>
            <w:rFonts w:ascii="Verdana" w:eastAsia="Times New Roman" w:hAnsi="Verdana"/>
            <w:color w:val="222222"/>
            <w:sz w:val="18"/>
            <w:szCs w:val="18"/>
          </w:rPr>
          <w:t xml:space="preserve"> ensure that the all activities being performed with the expected quality, an inspection check list would be filled by the person in charge for the borrow excavation in case of preconstruction, during construction. The inspection check list shall include the specific requirements, </w:t>
        </w:r>
        <w:r w:rsidRPr="00F035B1">
          <w:rPr>
            <w:rFonts w:ascii="Verdana" w:eastAsia="Times New Roman" w:hAnsi="Verdana"/>
            <w:color w:val="009900"/>
            <w:sz w:val="18"/>
            <w:u w:val="single"/>
          </w:rPr>
          <w:t>safety</w:t>
        </w:r>
        <w:r w:rsidRPr="00F035B1">
          <w:rPr>
            <w:rFonts w:ascii="Verdana" w:eastAsia="Times New Roman" w:hAnsi="Verdana"/>
            <w:color w:val="222222"/>
            <w:sz w:val="18"/>
            <w:szCs w:val="18"/>
          </w:rPr>
          <w:t xml:space="preserve"> and environmental measures. </w:t>
        </w:r>
        <w:r w:rsidRPr="00F035B1">
          <w:rPr>
            <w:rFonts w:ascii="Verdana" w:eastAsia="Times New Roman" w:hAnsi="Verdana"/>
            <w:color w:val="222222"/>
            <w:sz w:val="18"/>
            <w:szCs w:val="18"/>
          </w:rPr>
          <w:fldChar w:fldCharType="begin"/>
        </w:r>
        <w:r w:rsidRPr="00F035B1">
          <w:rPr>
            <w:rFonts w:ascii="Verdana" w:eastAsia="Times New Roman" w:hAnsi="Verdana"/>
            <w:color w:val="222222"/>
            <w:sz w:val="18"/>
            <w:szCs w:val="18"/>
          </w:rPr>
          <w:instrText xml:space="preserve"> HYPERLINK "http://goda02.com/inspection-check-list/" </w:instrText>
        </w:r>
        <w:r w:rsidRPr="00F035B1">
          <w:rPr>
            <w:rFonts w:ascii="Verdana" w:eastAsia="Times New Roman" w:hAnsi="Verdana"/>
            <w:color w:val="222222"/>
            <w:sz w:val="18"/>
            <w:szCs w:val="18"/>
          </w:rPr>
          <w:fldChar w:fldCharType="separate"/>
        </w:r>
        <w:r w:rsidRPr="00F035B1">
          <w:rPr>
            <w:rFonts w:ascii="Verdana" w:eastAsia="Times New Roman" w:hAnsi="Verdana"/>
            <w:color w:val="D51515"/>
            <w:sz w:val="18"/>
          </w:rPr>
          <w:t>See Inspection Check List</w:t>
        </w:r>
        <w:r w:rsidRPr="00F035B1">
          <w:rPr>
            <w:rFonts w:ascii="Verdana" w:eastAsia="Times New Roman" w:hAnsi="Verdana"/>
            <w:color w:val="222222"/>
            <w:sz w:val="18"/>
            <w:szCs w:val="18"/>
          </w:rPr>
          <w:fldChar w:fldCharType="end"/>
        </w:r>
        <w:r w:rsidRPr="00F035B1">
          <w:rPr>
            <w:rFonts w:ascii="Verdana" w:eastAsia="Times New Roman" w:hAnsi="Verdana"/>
            <w:color w:val="222222"/>
            <w:sz w:val="18"/>
            <w:szCs w:val="18"/>
          </w:rPr>
          <w:br/>
        </w:r>
        <w:r w:rsidRPr="00F035B1">
          <w:rPr>
            <w:rFonts w:ascii="Verdana" w:eastAsia="Times New Roman" w:hAnsi="Verdana"/>
            <w:color w:val="222222"/>
            <w:sz w:val="18"/>
            <w:szCs w:val="18"/>
            <w:u w:val="single"/>
          </w:rPr>
          <w:br/>
          <w:t>Dimension control</w:t>
        </w:r>
        <w:r w:rsidRPr="00F035B1">
          <w:rPr>
            <w:rFonts w:ascii="Verdana" w:eastAsia="Times New Roman" w:hAnsi="Verdana"/>
            <w:color w:val="222222"/>
            <w:sz w:val="18"/>
            <w:szCs w:val="18"/>
          </w:rPr>
          <w:br/>
          <w:t>In case of the excavation of borrow materials, it is essential to have the designated limits of the borrow site to maximize the quality of the borrow materials. When the excavation is beyond the designated limit, it tends to mix with unsuitable materials.</w:t>
        </w:r>
      </w:ins>
    </w:p>
    <w:p w:rsidR="00F035B1" w:rsidRPr="00F035B1" w:rsidRDefault="00F035B1" w:rsidP="00F035B1">
      <w:pPr>
        <w:shd w:val="clear" w:color="auto" w:fill="FFFFFF"/>
        <w:spacing w:line="300" w:lineRule="atLeast"/>
        <w:rPr>
          <w:ins w:id="5" w:author="Unknown"/>
          <w:rFonts w:ascii="Verdana" w:eastAsia="Times New Roman" w:hAnsi="Verdana"/>
          <w:color w:val="222222"/>
          <w:sz w:val="18"/>
          <w:szCs w:val="18"/>
        </w:rPr>
      </w:pPr>
      <w:ins w:id="6" w:author="Unknown">
        <w:r w:rsidRPr="00F035B1">
          <w:rPr>
            <w:rFonts w:ascii="Verdana" w:eastAsia="Times New Roman" w:hAnsi="Verdana"/>
            <w:b/>
            <w:bCs/>
            <w:color w:val="222222"/>
            <w:sz w:val="18"/>
          </w:rPr>
          <w:t>Methodology</w:t>
        </w:r>
        <w:r w:rsidRPr="00F035B1">
          <w:rPr>
            <w:rFonts w:ascii="Verdana" w:eastAsia="Times New Roman" w:hAnsi="Verdana"/>
            <w:color w:val="222222"/>
            <w:sz w:val="18"/>
            <w:szCs w:val="18"/>
          </w:rPr>
          <w:br/>
        </w:r>
        <w:r w:rsidRPr="00F035B1">
          <w:rPr>
            <w:rFonts w:ascii="Verdana" w:eastAsia="Times New Roman" w:hAnsi="Verdana"/>
            <w:color w:val="222222"/>
            <w:sz w:val="18"/>
            <w:szCs w:val="18"/>
            <w:u w:val="single"/>
          </w:rPr>
          <w:t>Clearing of the borrow site</w:t>
        </w:r>
        <w:r w:rsidRPr="00F035B1">
          <w:rPr>
            <w:rFonts w:ascii="Verdana" w:eastAsia="Times New Roman" w:hAnsi="Verdana"/>
            <w:color w:val="222222"/>
            <w:sz w:val="18"/>
            <w:szCs w:val="18"/>
          </w:rPr>
          <w:br/>
          <w:t xml:space="preserve">1 </w:t>
        </w:r>
        <w:proofErr w:type="gramStart"/>
        <w:r w:rsidRPr="00F035B1">
          <w:rPr>
            <w:rFonts w:ascii="Verdana" w:eastAsia="Times New Roman" w:hAnsi="Verdana"/>
            <w:color w:val="222222"/>
            <w:sz w:val="18"/>
            <w:szCs w:val="18"/>
          </w:rPr>
          <w:t>The</w:t>
        </w:r>
        <w:proofErr w:type="gramEnd"/>
        <w:r w:rsidRPr="00F035B1">
          <w:rPr>
            <w:rFonts w:ascii="Verdana" w:eastAsia="Times New Roman" w:hAnsi="Verdana"/>
            <w:color w:val="222222"/>
            <w:sz w:val="18"/>
            <w:szCs w:val="18"/>
          </w:rPr>
          <w:t xml:space="preserve"> location and dimensions of the borrow pits would be identified as instructed by the Engineer.</w:t>
        </w:r>
        <w:r w:rsidRPr="00F035B1">
          <w:rPr>
            <w:rFonts w:ascii="Verdana" w:eastAsia="Times New Roman" w:hAnsi="Verdana"/>
            <w:color w:val="222222"/>
            <w:sz w:val="18"/>
            <w:szCs w:val="18"/>
          </w:rPr>
          <w:br/>
          <w:t xml:space="preserve">2 All ordinary jungles, stumps and roots would be removed by a manual mean or using any other suitable equipment within the approved </w:t>
        </w:r>
        <w:proofErr w:type="gramStart"/>
        <w:r w:rsidRPr="00F035B1">
          <w:rPr>
            <w:rFonts w:ascii="Verdana" w:eastAsia="Times New Roman" w:hAnsi="Verdana"/>
            <w:color w:val="222222"/>
            <w:sz w:val="18"/>
            <w:szCs w:val="18"/>
          </w:rPr>
          <w:t>borrow</w:t>
        </w:r>
        <w:proofErr w:type="gramEnd"/>
        <w:r w:rsidRPr="00F035B1">
          <w:rPr>
            <w:rFonts w:ascii="Verdana" w:eastAsia="Times New Roman" w:hAnsi="Verdana"/>
            <w:color w:val="222222"/>
            <w:sz w:val="18"/>
            <w:szCs w:val="18"/>
          </w:rPr>
          <w:t xml:space="preserve"> area.</w:t>
        </w:r>
        <w:r w:rsidRPr="00F035B1">
          <w:rPr>
            <w:rFonts w:ascii="Verdana" w:eastAsia="Times New Roman" w:hAnsi="Verdana"/>
            <w:color w:val="222222"/>
            <w:sz w:val="18"/>
            <w:szCs w:val="18"/>
          </w:rPr>
          <w:br/>
          <w:t>3 All removed matters would be collected to a place and then they would be disposed to a suitable disposal location or burned at the site with the judgment of the Engineer.</w:t>
        </w:r>
        <w:r w:rsidRPr="00F035B1">
          <w:rPr>
            <w:rFonts w:ascii="Verdana" w:eastAsia="Times New Roman" w:hAnsi="Verdana"/>
            <w:color w:val="222222"/>
            <w:sz w:val="18"/>
            <w:szCs w:val="18"/>
          </w:rPr>
          <w:br/>
        </w:r>
        <w:r w:rsidRPr="00F035B1">
          <w:rPr>
            <w:rFonts w:ascii="Verdana" w:eastAsia="Times New Roman" w:hAnsi="Verdana"/>
            <w:color w:val="222222"/>
            <w:sz w:val="18"/>
            <w:szCs w:val="18"/>
            <w:u w:val="single"/>
          </w:rPr>
          <w:br/>
          <w:t>Stripping of the overburden</w:t>
        </w:r>
        <w:r w:rsidRPr="00F035B1">
          <w:rPr>
            <w:rFonts w:ascii="Verdana" w:eastAsia="Times New Roman" w:hAnsi="Verdana"/>
            <w:color w:val="222222"/>
            <w:sz w:val="18"/>
            <w:szCs w:val="18"/>
          </w:rPr>
          <w:br/>
          <w:t xml:space="preserve">1 </w:t>
        </w:r>
        <w:proofErr w:type="gramStart"/>
        <w:r w:rsidRPr="00F035B1">
          <w:rPr>
            <w:rFonts w:ascii="Verdana" w:eastAsia="Times New Roman" w:hAnsi="Verdana"/>
            <w:color w:val="222222"/>
            <w:sz w:val="18"/>
            <w:szCs w:val="18"/>
          </w:rPr>
          <w:t>The</w:t>
        </w:r>
        <w:proofErr w:type="gramEnd"/>
        <w:r w:rsidRPr="00F035B1">
          <w:rPr>
            <w:rFonts w:ascii="Verdana" w:eastAsia="Times New Roman" w:hAnsi="Verdana"/>
            <w:color w:val="222222"/>
            <w:sz w:val="18"/>
            <w:szCs w:val="18"/>
          </w:rPr>
          <w:t xml:space="preserve"> overburden would be removed up to the required depth by using suitable </w:t>
        </w:r>
        <w:r w:rsidRPr="00F035B1">
          <w:rPr>
            <w:rFonts w:ascii="Verdana" w:eastAsia="Times New Roman" w:hAnsi="Verdana"/>
            <w:color w:val="222222"/>
            <w:sz w:val="18"/>
            <w:szCs w:val="18"/>
          </w:rPr>
          <w:lastRenderedPageBreak/>
          <w:t xml:space="preserve">mechanical devise and those materials would not be allowed to mix with other materials </w:t>
        </w:r>
        <w:r w:rsidRPr="00F035B1">
          <w:rPr>
            <w:rFonts w:ascii="Verdana" w:eastAsia="Times New Roman" w:hAnsi="Verdana"/>
            <w:color w:val="009900"/>
            <w:sz w:val="18"/>
            <w:u w:val="single"/>
          </w:rPr>
          <w:t>classified</w:t>
        </w:r>
        <w:r w:rsidRPr="00F035B1">
          <w:rPr>
            <w:rFonts w:ascii="Verdana" w:eastAsia="Times New Roman" w:hAnsi="Verdana"/>
            <w:color w:val="222222"/>
            <w:sz w:val="18"/>
            <w:szCs w:val="18"/>
          </w:rPr>
          <w:t xml:space="preserve"> as suitable for filling.</w:t>
        </w:r>
        <w:r w:rsidRPr="00F035B1">
          <w:rPr>
            <w:rFonts w:ascii="Verdana" w:eastAsia="Times New Roman" w:hAnsi="Verdana"/>
            <w:color w:val="222222"/>
            <w:sz w:val="18"/>
            <w:szCs w:val="18"/>
          </w:rPr>
          <w:br/>
          <w:t>2 The all unsuitable materials would be disposed to a suitable disposal location by means of tipper trucks.</w:t>
        </w:r>
      </w:ins>
    </w:p>
    <w:p w:rsidR="00F035B1" w:rsidRPr="00F035B1" w:rsidRDefault="00F035B1" w:rsidP="00F035B1">
      <w:pPr>
        <w:shd w:val="clear" w:color="auto" w:fill="FFFFFF"/>
        <w:spacing w:line="300" w:lineRule="atLeast"/>
        <w:rPr>
          <w:ins w:id="7" w:author="Unknown"/>
          <w:rFonts w:ascii="Verdana" w:eastAsia="Times New Roman" w:hAnsi="Verdana"/>
          <w:color w:val="222222"/>
          <w:sz w:val="18"/>
          <w:szCs w:val="18"/>
        </w:rPr>
      </w:pPr>
      <w:ins w:id="8" w:author="Unknown">
        <w:r w:rsidRPr="00F035B1">
          <w:rPr>
            <w:rFonts w:ascii="Verdana" w:eastAsia="Times New Roman" w:hAnsi="Verdana"/>
            <w:color w:val="222222"/>
            <w:sz w:val="18"/>
            <w:szCs w:val="18"/>
          </w:rPr>
          <w:fldChar w:fldCharType="begin"/>
        </w:r>
        <w:r w:rsidRPr="00F035B1">
          <w:rPr>
            <w:rFonts w:ascii="Verdana" w:eastAsia="Times New Roman" w:hAnsi="Verdana"/>
            <w:color w:val="222222"/>
            <w:sz w:val="18"/>
            <w:szCs w:val="18"/>
          </w:rPr>
          <w:instrText xml:space="preserve"> HYPERLINK "http://goda02.com/flow-chart-borrow-excavation/" </w:instrText>
        </w:r>
        <w:r w:rsidRPr="00F035B1">
          <w:rPr>
            <w:rFonts w:ascii="Verdana" w:eastAsia="Times New Roman" w:hAnsi="Verdana"/>
            <w:color w:val="222222"/>
            <w:sz w:val="18"/>
            <w:szCs w:val="18"/>
          </w:rPr>
          <w:fldChar w:fldCharType="separate"/>
        </w:r>
        <w:r w:rsidRPr="00F035B1">
          <w:rPr>
            <w:rFonts w:ascii="Verdana" w:eastAsia="Times New Roman" w:hAnsi="Verdana"/>
            <w:color w:val="D51515"/>
            <w:sz w:val="18"/>
          </w:rPr>
          <w:t>See Flow Chart of Borrow Excavation</w:t>
        </w:r>
        <w:r w:rsidRPr="00F035B1">
          <w:rPr>
            <w:rFonts w:ascii="Verdana" w:eastAsia="Times New Roman" w:hAnsi="Verdana"/>
            <w:color w:val="222222"/>
            <w:sz w:val="18"/>
            <w:szCs w:val="18"/>
          </w:rPr>
          <w:fldChar w:fldCharType="end"/>
        </w:r>
      </w:ins>
    </w:p>
    <w:p w:rsidR="00F035B1" w:rsidRPr="00F035B1" w:rsidRDefault="00F035B1" w:rsidP="00F035B1">
      <w:pPr>
        <w:shd w:val="clear" w:color="auto" w:fill="FFFFFF"/>
        <w:spacing w:line="300" w:lineRule="atLeast"/>
        <w:rPr>
          <w:ins w:id="9" w:author="Unknown"/>
          <w:rFonts w:ascii="Verdana" w:eastAsia="Times New Roman" w:hAnsi="Verdana"/>
          <w:color w:val="222222"/>
          <w:sz w:val="18"/>
          <w:szCs w:val="18"/>
        </w:rPr>
      </w:pPr>
      <w:ins w:id="10" w:author="Unknown">
        <w:r w:rsidRPr="00F035B1">
          <w:rPr>
            <w:rFonts w:ascii="Verdana" w:eastAsia="Times New Roman" w:hAnsi="Verdana"/>
            <w:b/>
            <w:bCs/>
            <w:color w:val="222222"/>
            <w:sz w:val="18"/>
          </w:rPr>
          <w:t>Excavation</w:t>
        </w:r>
        <w:r w:rsidRPr="00F035B1">
          <w:rPr>
            <w:rFonts w:ascii="Verdana" w:eastAsia="Times New Roman" w:hAnsi="Verdana"/>
            <w:color w:val="222222"/>
            <w:sz w:val="18"/>
            <w:szCs w:val="18"/>
          </w:rPr>
          <w:br/>
          <w:t xml:space="preserve">1 Borrow excavation would be carried out using a Back-hoe loader and would be properly stock piled with well-drain facilities. The material from the borrow pits would be blasted, </w:t>
        </w:r>
        <w:r w:rsidRPr="00F035B1">
          <w:rPr>
            <w:rFonts w:ascii="Verdana" w:eastAsia="Times New Roman" w:hAnsi="Verdana"/>
            <w:color w:val="009900"/>
            <w:sz w:val="18"/>
            <w:u w:val="single"/>
          </w:rPr>
          <w:t>ripped</w:t>
        </w:r>
        <w:r w:rsidRPr="00F035B1">
          <w:rPr>
            <w:rFonts w:ascii="Verdana" w:eastAsia="Times New Roman" w:hAnsi="Verdana"/>
            <w:color w:val="222222"/>
            <w:sz w:val="18"/>
            <w:szCs w:val="18"/>
          </w:rPr>
          <w:t xml:space="preserve"> and excavated in a manner that will ensure the effective breaking down of the material in the borrow pit before it is loaded.</w:t>
        </w:r>
        <w:r w:rsidRPr="00F035B1">
          <w:rPr>
            <w:rFonts w:ascii="Verdana" w:eastAsia="Times New Roman" w:hAnsi="Verdana"/>
            <w:color w:val="222222"/>
            <w:sz w:val="18"/>
            <w:szCs w:val="18"/>
          </w:rPr>
          <w:br/>
          <w:t xml:space="preserve">2 </w:t>
        </w:r>
        <w:proofErr w:type="spellStart"/>
        <w:r w:rsidRPr="00F035B1">
          <w:rPr>
            <w:rFonts w:ascii="Verdana" w:eastAsia="Times New Roman" w:hAnsi="Verdana"/>
            <w:color w:val="222222"/>
            <w:sz w:val="18"/>
            <w:szCs w:val="18"/>
          </w:rPr>
          <w:t>Rippable</w:t>
        </w:r>
        <w:proofErr w:type="spellEnd"/>
        <w:r w:rsidRPr="00F035B1">
          <w:rPr>
            <w:rFonts w:ascii="Verdana" w:eastAsia="Times New Roman" w:hAnsi="Verdana"/>
            <w:color w:val="222222"/>
            <w:sz w:val="18"/>
            <w:szCs w:val="18"/>
          </w:rPr>
          <w:t xml:space="preserve"> </w:t>
        </w:r>
        <w:proofErr w:type="gramStart"/>
        <w:r w:rsidRPr="00F035B1">
          <w:rPr>
            <w:rFonts w:ascii="Verdana" w:eastAsia="Times New Roman" w:hAnsi="Verdana"/>
            <w:color w:val="222222"/>
            <w:sz w:val="18"/>
            <w:szCs w:val="18"/>
          </w:rPr>
          <w:t>material</w:t>
        </w:r>
        <w:proofErr w:type="gramEnd"/>
        <w:r w:rsidRPr="00F035B1">
          <w:rPr>
            <w:rFonts w:ascii="Verdana" w:eastAsia="Times New Roman" w:hAnsi="Verdana"/>
            <w:color w:val="222222"/>
            <w:sz w:val="18"/>
            <w:szCs w:val="18"/>
          </w:rPr>
          <w:t xml:space="preserve"> which tends to break into large blocks would be cross ripped. Borrow materials would be confirmed to the requirement before the </w:t>
        </w:r>
        <w:r w:rsidRPr="00F035B1">
          <w:rPr>
            <w:rFonts w:ascii="Verdana" w:eastAsia="Times New Roman" w:hAnsi="Verdana"/>
            <w:color w:val="009900"/>
            <w:sz w:val="18"/>
            <w:u w:val="single"/>
          </w:rPr>
          <w:t>application</w:t>
        </w:r>
        <w:r w:rsidRPr="00F035B1">
          <w:rPr>
            <w:rFonts w:ascii="Verdana" w:eastAsia="Times New Roman" w:hAnsi="Verdana"/>
            <w:color w:val="222222"/>
            <w:sz w:val="18"/>
            <w:szCs w:val="18"/>
          </w:rPr>
          <w:t>. Dump trucks would be applied for the transportation of borrow material.</w:t>
        </w:r>
      </w:ins>
    </w:p>
    <w:p w:rsidR="00D03D6F" w:rsidRDefault="00D03D6F"/>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F035B1" w:rsidRDefault="00F035B1"/>
    <w:p w:rsidR="007D21EA" w:rsidRDefault="007D21EA"/>
    <w:p w:rsidR="007D21EA" w:rsidRDefault="007D21EA"/>
    <w:p w:rsidR="007D21EA" w:rsidRDefault="007D21EA"/>
    <w:p w:rsidR="007D21EA" w:rsidRDefault="007D21EA"/>
    <w:p w:rsidR="007D21EA" w:rsidRDefault="007D21EA"/>
    <w:p w:rsidR="007D21EA" w:rsidRDefault="007D21EA"/>
    <w:p w:rsidR="007D21EA" w:rsidRDefault="007D21EA"/>
    <w:p w:rsidR="007D21EA" w:rsidRDefault="007D21EA"/>
    <w:p w:rsidR="007D21EA" w:rsidRDefault="007D21EA"/>
    <w:p w:rsidR="007D21EA" w:rsidRDefault="007D21EA"/>
    <w:p w:rsidR="00F035B1" w:rsidRDefault="00F035B1"/>
    <w:p w:rsidR="00F035B1" w:rsidRDefault="00F035B1"/>
    <w:p w:rsidR="00CF63B3" w:rsidRPr="00CF63B3" w:rsidRDefault="00CF63B3" w:rsidP="00CF63B3">
      <w:pPr>
        <w:shd w:val="clear" w:color="auto" w:fill="FFFFFF"/>
        <w:spacing w:after="150" w:line="300" w:lineRule="atLeast"/>
        <w:outlineLvl w:val="1"/>
        <w:rPr>
          <w:rFonts w:ascii="Arial" w:eastAsia="Times New Roman" w:hAnsi="Arial" w:cs="Arial"/>
          <w:color w:val="202020"/>
          <w:kern w:val="36"/>
          <w:sz w:val="27"/>
          <w:szCs w:val="27"/>
        </w:rPr>
      </w:pPr>
      <w:proofErr w:type="spellStart"/>
      <w:r w:rsidRPr="00CF63B3">
        <w:rPr>
          <w:rFonts w:ascii="Arial" w:eastAsia="Times New Roman" w:hAnsi="Arial" w:cs="Arial"/>
          <w:color w:val="202020"/>
          <w:kern w:val="36"/>
          <w:sz w:val="27"/>
          <w:szCs w:val="27"/>
        </w:rPr>
        <w:t>Subgrade</w:t>
      </w:r>
      <w:proofErr w:type="spellEnd"/>
      <w:r w:rsidRPr="00CF63B3">
        <w:rPr>
          <w:rFonts w:ascii="Arial" w:eastAsia="Times New Roman" w:hAnsi="Arial" w:cs="Arial"/>
          <w:color w:val="202020"/>
          <w:kern w:val="36"/>
          <w:sz w:val="27"/>
          <w:szCs w:val="27"/>
        </w:rPr>
        <w:t xml:space="preserve"> Preparation</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October 29, 2010</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b/>
          <w:bCs/>
          <w:color w:val="222222"/>
          <w:sz w:val="18"/>
        </w:rPr>
        <w:t>1.0 Introduction</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Sub grade preparation shall be carried out using selected materials where the exposed surface is not suitable for the sub grade.</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b/>
          <w:bCs/>
          <w:color w:val="222222"/>
          <w:sz w:val="18"/>
        </w:rPr>
        <w:t>2.0 Abbreviation</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QAE    - Quality Assurance Engineer</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lastRenderedPageBreak/>
        <w:t>SE    - Site Engineer</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TO    - Technical Officer</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QAS    - Quality Assurance System</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ME    - Materials Engineer (Contractor)</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 xml:space="preserve">TS    - Technical </w:t>
      </w:r>
      <w:r w:rsidRPr="00CF63B3">
        <w:rPr>
          <w:rFonts w:ascii="Verdana" w:eastAsia="Times New Roman" w:hAnsi="Verdana"/>
          <w:color w:val="009900"/>
          <w:sz w:val="18"/>
          <w:u w:val="single"/>
        </w:rPr>
        <w:t>Specification</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b/>
          <w:bCs/>
          <w:color w:val="222222"/>
          <w:sz w:val="18"/>
        </w:rPr>
        <w:t xml:space="preserve">3.0 </w:t>
      </w:r>
      <w:proofErr w:type="spellStart"/>
      <w:r w:rsidRPr="00CF63B3">
        <w:rPr>
          <w:rFonts w:ascii="Verdana" w:eastAsia="Times New Roman" w:hAnsi="Verdana"/>
          <w:b/>
          <w:bCs/>
          <w:color w:val="222222"/>
          <w:sz w:val="18"/>
        </w:rPr>
        <w:t>Resourse</w:t>
      </w:r>
      <w:proofErr w:type="spellEnd"/>
      <w:r w:rsidRPr="00CF63B3">
        <w:rPr>
          <w:rFonts w:ascii="Verdana" w:eastAsia="Times New Roman" w:hAnsi="Verdana"/>
          <w:b/>
          <w:bCs/>
          <w:color w:val="222222"/>
          <w:sz w:val="18"/>
        </w:rPr>
        <w:t xml:space="preserve"> Allocation</w:t>
      </w:r>
    </w:p>
    <w:tbl>
      <w:tblPr>
        <w:tblW w:w="9675" w:type="dxa"/>
        <w:tblCellSpacing w:w="15" w:type="dxa"/>
        <w:tblCellMar>
          <w:top w:w="15" w:type="dxa"/>
          <w:left w:w="15" w:type="dxa"/>
          <w:bottom w:w="15" w:type="dxa"/>
          <w:right w:w="15" w:type="dxa"/>
        </w:tblCellMar>
        <w:tblLook w:val="04A0"/>
      </w:tblPr>
      <w:tblGrid>
        <w:gridCol w:w="2391"/>
        <w:gridCol w:w="2375"/>
        <w:gridCol w:w="4909"/>
      </w:tblGrid>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b/>
                <w:bCs/>
                <w:color w:val="222222"/>
                <w:sz w:val="18"/>
              </w:rPr>
              <w:t>Man Power</w:t>
            </w: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b/>
                <w:bCs/>
                <w:color w:val="222222"/>
                <w:sz w:val="18"/>
              </w:rPr>
              <w:t>Equipments &amp; Tools</w:t>
            </w: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b/>
                <w:bCs/>
                <w:color w:val="222222"/>
                <w:sz w:val="18"/>
              </w:rPr>
              <w:t>Material</w:t>
            </w: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Site Engineer</w:t>
            </w: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Back-hoe loader</w:t>
            </w: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Selected sub grade material which</w:t>
            </w: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Technical Officer</w:t>
            </w: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009900"/>
                <w:sz w:val="18"/>
                <w:u w:val="single"/>
              </w:rPr>
              <w:t>Water pump</w:t>
            </w:r>
          </w:p>
        </w:tc>
        <w:tc>
          <w:tcPr>
            <w:tcW w:w="0" w:type="auto"/>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 xml:space="preserve">meets the engineering </w:t>
            </w:r>
            <w:r w:rsidRPr="00CF63B3">
              <w:rPr>
                <w:rFonts w:ascii="Verdana" w:eastAsia="Times New Roman" w:hAnsi="Verdana"/>
                <w:color w:val="009900"/>
                <w:sz w:val="18"/>
                <w:u w:val="single"/>
              </w:rPr>
              <w:t>properties</w:t>
            </w:r>
            <w:r w:rsidRPr="00CF63B3">
              <w:rPr>
                <w:rFonts w:ascii="Verdana" w:eastAsia="Times New Roman" w:hAnsi="Verdana"/>
                <w:color w:val="222222"/>
                <w:sz w:val="18"/>
                <w:szCs w:val="18"/>
              </w:rPr>
              <w:t>,</w:t>
            </w: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 xml:space="preserve">Single </w:t>
            </w:r>
            <w:r w:rsidRPr="00CF63B3">
              <w:rPr>
                <w:rFonts w:ascii="Verdana" w:eastAsia="Times New Roman" w:hAnsi="Verdana"/>
                <w:color w:val="009900"/>
                <w:sz w:val="18"/>
                <w:u w:val="single"/>
              </w:rPr>
              <w:t>Supervisor</w:t>
            </w: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 xml:space="preserve">Dump </w:t>
            </w:r>
            <w:r w:rsidRPr="00CF63B3">
              <w:rPr>
                <w:rFonts w:ascii="Verdana" w:eastAsia="Times New Roman" w:hAnsi="Verdana"/>
                <w:color w:val="009900"/>
                <w:sz w:val="18"/>
                <w:u w:val="single"/>
              </w:rPr>
              <w:t>trucks</w:t>
            </w:r>
          </w:p>
        </w:tc>
        <w:tc>
          <w:tcPr>
            <w:tcW w:w="0" w:type="auto"/>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approved by the Engineer</w:t>
            </w: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Double Flagmen (minimum)</w:t>
            </w: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Level Instrument</w:t>
            </w:r>
          </w:p>
        </w:tc>
        <w:tc>
          <w:tcPr>
            <w:tcW w:w="0" w:type="auto"/>
            <w:vAlign w:val="center"/>
            <w:hideMark/>
          </w:tcPr>
          <w:p w:rsidR="00CF63B3" w:rsidRPr="00CF63B3" w:rsidRDefault="00CF63B3" w:rsidP="00CF63B3">
            <w:pPr>
              <w:rPr>
                <w:rFonts w:ascii="Verdana" w:eastAsia="Times New Roman" w:hAnsi="Verdana"/>
                <w:color w:val="222222"/>
                <w:sz w:val="18"/>
                <w:szCs w:val="18"/>
              </w:rPr>
            </w:pP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 xml:space="preserve">Unskilled </w:t>
            </w:r>
            <w:proofErr w:type="spellStart"/>
            <w:r w:rsidRPr="00CF63B3">
              <w:rPr>
                <w:rFonts w:ascii="Verdana" w:eastAsia="Times New Roman" w:hAnsi="Verdana"/>
                <w:color w:val="222222"/>
                <w:sz w:val="18"/>
                <w:szCs w:val="18"/>
              </w:rPr>
              <w:t>labors</w:t>
            </w:r>
            <w:proofErr w:type="spellEnd"/>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Camber board/ Straight edges</w:t>
            </w:r>
          </w:p>
        </w:tc>
        <w:tc>
          <w:tcPr>
            <w:tcW w:w="0" w:type="auto"/>
            <w:vAlign w:val="center"/>
            <w:hideMark/>
          </w:tcPr>
          <w:p w:rsidR="00CF63B3" w:rsidRPr="00CF63B3" w:rsidRDefault="00CF63B3" w:rsidP="00CF63B3">
            <w:pPr>
              <w:rPr>
                <w:rFonts w:ascii="Verdana" w:eastAsia="Times New Roman" w:hAnsi="Verdana"/>
                <w:color w:val="222222"/>
                <w:sz w:val="18"/>
                <w:szCs w:val="18"/>
              </w:rPr>
            </w:pP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Operators</w:t>
            </w: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Mortar pans</w:t>
            </w:r>
          </w:p>
        </w:tc>
        <w:tc>
          <w:tcPr>
            <w:tcW w:w="0" w:type="auto"/>
            <w:vAlign w:val="center"/>
            <w:hideMark/>
          </w:tcPr>
          <w:p w:rsidR="00CF63B3" w:rsidRPr="00CF63B3" w:rsidRDefault="00CF63B3" w:rsidP="00CF63B3">
            <w:pPr>
              <w:rPr>
                <w:rFonts w:ascii="Verdana" w:eastAsia="Times New Roman" w:hAnsi="Verdana"/>
                <w:color w:val="222222"/>
                <w:sz w:val="18"/>
                <w:szCs w:val="18"/>
              </w:rPr>
            </w:pP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p>
        </w:tc>
        <w:tc>
          <w:tcPr>
            <w:tcW w:w="1500" w:type="dxa"/>
            <w:vAlign w:val="center"/>
            <w:hideMark/>
          </w:tcPr>
          <w:p w:rsidR="00CF63B3" w:rsidRPr="00CF63B3" w:rsidRDefault="00CF63B3" w:rsidP="00CF63B3">
            <w:pPr>
              <w:rPr>
                <w:rFonts w:ascii="Verdana" w:eastAsia="Times New Roman" w:hAnsi="Verdana"/>
                <w:color w:val="222222"/>
                <w:sz w:val="18"/>
                <w:szCs w:val="18"/>
              </w:rPr>
            </w:pPr>
            <w:proofErr w:type="spellStart"/>
            <w:r w:rsidRPr="00CF63B3">
              <w:rPr>
                <w:rFonts w:ascii="Verdana" w:eastAsia="Times New Roman" w:hAnsi="Verdana"/>
                <w:color w:val="222222"/>
                <w:sz w:val="18"/>
                <w:szCs w:val="18"/>
              </w:rPr>
              <w:t>Mamoties</w:t>
            </w:r>
            <w:proofErr w:type="spellEnd"/>
          </w:p>
        </w:tc>
        <w:tc>
          <w:tcPr>
            <w:tcW w:w="0" w:type="auto"/>
            <w:vAlign w:val="center"/>
            <w:hideMark/>
          </w:tcPr>
          <w:p w:rsidR="00CF63B3" w:rsidRPr="00CF63B3" w:rsidRDefault="00CF63B3" w:rsidP="00CF63B3">
            <w:pPr>
              <w:rPr>
                <w:rFonts w:ascii="Verdana" w:eastAsia="Times New Roman" w:hAnsi="Verdana"/>
                <w:color w:val="222222"/>
                <w:sz w:val="18"/>
                <w:szCs w:val="18"/>
              </w:rPr>
            </w:pP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Pick axes</w:t>
            </w:r>
          </w:p>
        </w:tc>
        <w:tc>
          <w:tcPr>
            <w:tcW w:w="0" w:type="auto"/>
            <w:vAlign w:val="center"/>
            <w:hideMark/>
          </w:tcPr>
          <w:p w:rsidR="00CF63B3" w:rsidRPr="00CF63B3" w:rsidRDefault="00CF63B3" w:rsidP="00CF63B3">
            <w:pPr>
              <w:rPr>
                <w:rFonts w:ascii="Verdana" w:eastAsia="Times New Roman" w:hAnsi="Verdana"/>
                <w:color w:val="222222"/>
                <w:sz w:val="18"/>
                <w:szCs w:val="18"/>
              </w:rPr>
            </w:pP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Crow-bars</w:t>
            </w:r>
          </w:p>
        </w:tc>
        <w:tc>
          <w:tcPr>
            <w:tcW w:w="0" w:type="auto"/>
            <w:vAlign w:val="center"/>
            <w:hideMark/>
          </w:tcPr>
          <w:p w:rsidR="00CF63B3" w:rsidRPr="00CF63B3" w:rsidRDefault="00CF63B3" w:rsidP="00CF63B3">
            <w:pPr>
              <w:rPr>
                <w:rFonts w:ascii="Verdana" w:eastAsia="Times New Roman" w:hAnsi="Verdana"/>
                <w:color w:val="222222"/>
                <w:sz w:val="18"/>
                <w:szCs w:val="18"/>
              </w:rPr>
            </w:pP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Wheel barrows</w:t>
            </w:r>
          </w:p>
        </w:tc>
        <w:tc>
          <w:tcPr>
            <w:tcW w:w="0" w:type="auto"/>
            <w:vAlign w:val="center"/>
            <w:hideMark/>
          </w:tcPr>
          <w:p w:rsidR="00CF63B3" w:rsidRPr="00CF63B3" w:rsidRDefault="00CF63B3" w:rsidP="00CF63B3">
            <w:pPr>
              <w:rPr>
                <w:rFonts w:ascii="Verdana" w:eastAsia="Times New Roman" w:hAnsi="Verdana"/>
                <w:color w:val="222222"/>
                <w:sz w:val="18"/>
                <w:szCs w:val="18"/>
              </w:rPr>
            </w:pP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Shovels</w:t>
            </w:r>
          </w:p>
        </w:tc>
        <w:tc>
          <w:tcPr>
            <w:tcW w:w="0" w:type="auto"/>
            <w:vAlign w:val="center"/>
            <w:hideMark/>
          </w:tcPr>
          <w:p w:rsidR="00CF63B3" w:rsidRPr="00CF63B3" w:rsidRDefault="00CF63B3" w:rsidP="00CF63B3">
            <w:pPr>
              <w:rPr>
                <w:rFonts w:ascii="Verdana" w:eastAsia="Times New Roman" w:hAnsi="Verdana"/>
                <w:color w:val="222222"/>
                <w:sz w:val="18"/>
                <w:szCs w:val="18"/>
              </w:rPr>
            </w:pPr>
          </w:p>
        </w:tc>
      </w:tr>
      <w:tr w:rsidR="00CF63B3" w:rsidRPr="00CF63B3" w:rsidTr="00CF63B3">
        <w:trPr>
          <w:tblCellSpacing w:w="15" w:type="dxa"/>
        </w:trPr>
        <w:tc>
          <w:tcPr>
            <w:tcW w:w="1500" w:type="dxa"/>
            <w:vAlign w:val="center"/>
            <w:hideMark/>
          </w:tcPr>
          <w:p w:rsidR="00CF63B3" w:rsidRPr="00CF63B3" w:rsidRDefault="00CF63B3" w:rsidP="00CF63B3">
            <w:pPr>
              <w:rPr>
                <w:rFonts w:ascii="Verdana" w:eastAsia="Times New Roman" w:hAnsi="Verdana"/>
                <w:color w:val="222222"/>
                <w:sz w:val="18"/>
                <w:szCs w:val="18"/>
              </w:rPr>
            </w:pPr>
          </w:p>
        </w:tc>
        <w:tc>
          <w:tcPr>
            <w:tcW w:w="1500" w:type="dxa"/>
            <w:vAlign w:val="center"/>
            <w:hideMark/>
          </w:tcPr>
          <w:p w:rsidR="00CF63B3" w:rsidRPr="00CF63B3" w:rsidRDefault="00CF63B3" w:rsidP="00CF63B3">
            <w:pPr>
              <w:rPr>
                <w:rFonts w:ascii="Verdana" w:eastAsia="Times New Roman" w:hAnsi="Verdana"/>
                <w:color w:val="222222"/>
                <w:sz w:val="18"/>
                <w:szCs w:val="18"/>
              </w:rPr>
            </w:pPr>
            <w:r w:rsidRPr="00CF63B3">
              <w:rPr>
                <w:rFonts w:ascii="Verdana" w:eastAsia="Times New Roman" w:hAnsi="Verdana"/>
                <w:color w:val="222222"/>
                <w:sz w:val="18"/>
                <w:szCs w:val="18"/>
              </w:rPr>
              <w:t>Buckets</w:t>
            </w:r>
          </w:p>
        </w:tc>
        <w:tc>
          <w:tcPr>
            <w:tcW w:w="0" w:type="auto"/>
            <w:vAlign w:val="center"/>
            <w:hideMark/>
          </w:tcPr>
          <w:p w:rsidR="00CF63B3" w:rsidRPr="00CF63B3" w:rsidRDefault="00CF63B3" w:rsidP="00CF63B3">
            <w:pPr>
              <w:rPr>
                <w:rFonts w:ascii="Verdana" w:eastAsia="Times New Roman" w:hAnsi="Verdana"/>
                <w:color w:val="222222"/>
                <w:sz w:val="18"/>
                <w:szCs w:val="18"/>
              </w:rPr>
            </w:pPr>
          </w:p>
        </w:tc>
      </w:tr>
    </w:tbl>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b/>
          <w:bCs/>
          <w:color w:val="222222"/>
          <w:sz w:val="18"/>
        </w:rPr>
        <w:t xml:space="preserve">3.0 </w:t>
      </w:r>
      <w:r w:rsidRPr="00CF63B3">
        <w:rPr>
          <w:rFonts w:ascii="Verdana" w:eastAsia="Times New Roman" w:hAnsi="Verdana"/>
          <w:b/>
          <w:bCs/>
          <w:color w:val="009900"/>
          <w:sz w:val="18"/>
          <w:u w:val="single"/>
        </w:rPr>
        <w:t>Quality Control</w:t>
      </w:r>
      <w:r w:rsidRPr="00CF63B3">
        <w:rPr>
          <w:rFonts w:ascii="Verdana" w:eastAsia="Times New Roman" w:hAnsi="Verdana"/>
          <w:b/>
          <w:bCs/>
          <w:color w:val="222222"/>
          <w:sz w:val="18"/>
        </w:rPr>
        <w:t xml:space="preserve"> Procedures</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1. Sampling and testing</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 xml:space="preserve">Suitable materials would be employed in the preparation of sub grade as those materials have been </w:t>
      </w:r>
      <w:r w:rsidRPr="00CF63B3">
        <w:rPr>
          <w:rFonts w:ascii="Verdana" w:eastAsia="Times New Roman" w:hAnsi="Verdana"/>
          <w:color w:val="009900"/>
          <w:sz w:val="18"/>
          <w:u w:val="single"/>
        </w:rPr>
        <w:t>classified</w:t>
      </w:r>
      <w:r w:rsidRPr="00CF63B3">
        <w:rPr>
          <w:rFonts w:ascii="Verdana" w:eastAsia="Times New Roman" w:hAnsi="Verdana"/>
          <w:color w:val="222222"/>
          <w:sz w:val="18"/>
          <w:szCs w:val="18"/>
        </w:rPr>
        <w:t xml:space="preserve"> to use as sub grade materials by the all preliminary tests done on it. Sampling of these materials would be made in a manner to identify easily their status of test and all the necessary details would be entered to </w:t>
      </w:r>
      <w:r w:rsidRPr="00CF63B3">
        <w:rPr>
          <w:rFonts w:ascii="Verdana" w:eastAsia="Times New Roman" w:hAnsi="Verdana"/>
          <w:color w:val="009900"/>
          <w:sz w:val="18"/>
          <w:u w:val="single"/>
        </w:rPr>
        <w:t>the sample</w:t>
      </w:r>
      <w:r w:rsidRPr="00CF63B3">
        <w:rPr>
          <w:rFonts w:ascii="Verdana" w:eastAsia="Times New Roman" w:hAnsi="Verdana"/>
          <w:color w:val="222222"/>
          <w:sz w:val="18"/>
          <w:szCs w:val="18"/>
        </w:rPr>
        <w:t xml:space="preserve"> register. In case of placing these materials, the specified layer thickness and degree of compaction for each layer would be achieved. Field density test would be carried out in case of checking the degree of compaction according to the method stipulated in the relevant BS codes. See </w:t>
      </w:r>
      <w:hyperlink r:id="rId21" w:history="1">
        <w:r w:rsidRPr="00CF63B3">
          <w:rPr>
            <w:rFonts w:ascii="Verdana" w:eastAsia="Times New Roman" w:hAnsi="Verdana"/>
            <w:color w:val="D51515"/>
            <w:sz w:val="18"/>
          </w:rPr>
          <w:t>Inspection Test Plan.</w:t>
        </w:r>
      </w:hyperlink>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 xml:space="preserve">2. </w:t>
      </w:r>
      <w:hyperlink r:id="rId22" w:history="1">
        <w:r w:rsidRPr="00CF63B3">
          <w:rPr>
            <w:rFonts w:ascii="Verdana" w:eastAsia="Times New Roman" w:hAnsi="Verdana"/>
            <w:color w:val="D51515"/>
            <w:sz w:val="18"/>
          </w:rPr>
          <w:t>Inspection Check list</w:t>
        </w:r>
      </w:hyperlink>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 xml:space="preserve">To ensure that the all activities being performed with the expected quality, an inspection check list would be filled by the person in charge for this work in case of pre-construction, during construction. The </w:t>
      </w:r>
      <w:hyperlink r:id="rId23" w:history="1">
        <w:r w:rsidRPr="00CF63B3">
          <w:rPr>
            <w:rFonts w:ascii="Verdana" w:eastAsia="Times New Roman" w:hAnsi="Verdana"/>
            <w:color w:val="D51515"/>
            <w:sz w:val="18"/>
          </w:rPr>
          <w:t>inspection check list</w:t>
        </w:r>
      </w:hyperlink>
      <w:r w:rsidRPr="00CF63B3">
        <w:rPr>
          <w:rFonts w:ascii="Verdana" w:eastAsia="Times New Roman" w:hAnsi="Verdana"/>
          <w:color w:val="222222"/>
          <w:sz w:val="18"/>
          <w:szCs w:val="18"/>
        </w:rPr>
        <w:t xml:space="preserve"> shall include the specific requirements, safety and environmental measures.</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3. Dimension Control</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 xml:space="preserve">Preparation of sub grade would be carried out according to the designed cross sections. The required depth and length of the </w:t>
      </w:r>
      <w:r w:rsidRPr="00CF63B3">
        <w:rPr>
          <w:rFonts w:ascii="Verdana" w:eastAsia="Times New Roman" w:hAnsi="Verdana"/>
          <w:color w:val="009900"/>
          <w:sz w:val="18"/>
          <w:u w:val="single"/>
        </w:rPr>
        <w:t>excavation</w:t>
      </w:r>
      <w:r w:rsidRPr="00CF63B3">
        <w:rPr>
          <w:rFonts w:ascii="Verdana" w:eastAsia="Times New Roman" w:hAnsi="Verdana"/>
          <w:color w:val="222222"/>
          <w:sz w:val="18"/>
          <w:szCs w:val="18"/>
        </w:rPr>
        <w:t xml:space="preserve"> would be properly maintained during construction and those requirements would be checked with the inspection check list.</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b/>
          <w:bCs/>
          <w:color w:val="222222"/>
          <w:sz w:val="18"/>
        </w:rPr>
        <w:t>4.0 Methodology</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 If the exposed layer of soil unsuitable for sub grade, these layers would be excavated up to the required depth by using a back-hoe loader and the required levels of the excavation would be controlled by the surveyor.</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 Selected suitable material would be placed and compacted in successive layers by using rammers or vibrating rollers to a minimum depth of 150 mm.</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 xml:space="preserve">• If the exposed layer of soil suitable for the sub grade, </w:t>
      </w:r>
      <w:r w:rsidRPr="00CF63B3">
        <w:rPr>
          <w:rFonts w:ascii="Verdana" w:eastAsia="Times New Roman" w:hAnsi="Verdana"/>
          <w:color w:val="009900"/>
          <w:sz w:val="18"/>
          <w:u w:val="single"/>
        </w:rPr>
        <w:t>the layer</w:t>
      </w:r>
      <w:r w:rsidRPr="00CF63B3">
        <w:rPr>
          <w:rFonts w:ascii="Verdana" w:eastAsia="Times New Roman" w:hAnsi="Verdana"/>
          <w:color w:val="222222"/>
          <w:sz w:val="18"/>
          <w:szCs w:val="18"/>
        </w:rPr>
        <w:t xml:space="preserve"> would be thoroughly compacted by using vibrator rollers or rammers until reach the required compaction.</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lastRenderedPageBreak/>
        <w:t>• The top 150mm sub grade layer in cut areas would be compacted to not less than 95% of the maximum dry density of the material at moisture content within 2% of the optimum moisture content as determined by AASHTO T-180. Water would be sprayed while compacting for achieving a better compaction.</w:t>
      </w:r>
    </w:p>
    <w:p w:rsidR="00CF63B3" w:rsidRPr="00CF63B3" w:rsidRDefault="00CF63B3" w:rsidP="00CF63B3">
      <w:pPr>
        <w:shd w:val="clear" w:color="auto" w:fill="FFFFFF"/>
        <w:spacing w:line="300" w:lineRule="atLeast"/>
        <w:rPr>
          <w:rFonts w:ascii="Verdana" w:eastAsia="Times New Roman" w:hAnsi="Verdana"/>
          <w:color w:val="222222"/>
          <w:sz w:val="18"/>
          <w:szCs w:val="18"/>
        </w:rPr>
      </w:pPr>
      <w:r w:rsidRPr="00CF63B3">
        <w:rPr>
          <w:rFonts w:ascii="Verdana" w:eastAsia="Times New Roman" w:hAnsi="Verdana"/>
          <w:color w:val="222222"/>
          <w:sz w:val="18"/>
          <w:szCs w:val="18"/>
        </w:rPr>
        <w:t>• The surface of the finished sub grade would be neat and workmanlike and would have the form, super elevation, levels, grades and cross section</w:t>
      </w:r>
    </w:p>
    <w:p w:rsidR="00CF63B3" w:rsidRPr="00CF63B3" w:rsidRDefault="00CF63B3" w:rsidP="00CF63B3">
      <w:pPr>
        <w:shd w:val="clear" w:color="auto" w:fill="FFFFFF"/>
        <w:spacing w:line="300" w:lineRule="atLeast"/>
        <w:rPr>
          <w:rFonts w:ascii="Verdana" w:eastAsia="Times New Roman" w:hAnsi="Verdana"/>
          <w:color w:val="222222"/>
          <w:sz w:val="18"/>
          <w:szCs w:val="18"/>
        </w:rPr>
      </w:pPr>
      <w:proofErr w:type="gramStart"/>
      <w:r w:rsidRPr="00CF63B3">
        <w:rPr>
          <w:rFonts w:ascii="Verdana" w:eastAsia="Times New Roman" w:hAnsi="Verdana"/>
          <w:color w:val="222222"/>
          <w:sz w:val="18"/>
          <w:szCs w:val="18"/>
        </w:rPr>
        <w:t>as</w:t>
      </w:r>
      <w:proofErr w:type="gramEnd"/>
      <w:r w:rsidRPr="00CF63B3">
        <w:rPr>
          <w:rFonts w:ascii="Verdana" w:eastAsia="Times New Roman" w:hAnsi="Verdana"/>
          <w:color w:val="222222"/>
          <w:sz w:val="18"/>
          <w:szCs w:val="18"/>
        </w:rPr>
        <w:t xml:space="preserve"> shown on the </w:t>
      </w:r>
      <w:proofErr w:type="spellStart"/>
      <w:r w:rsidRPr="00CF63B3">
        <w:rPr>
          <w:rFonts w:ascii="Verdana" w:eastAsia="Times New Roman" w:hAnsi="Verdana"/>
          <w:color w:val="222222"/>
          <w:sz w:val="18"/>
          <w:szCs w:val="18"/>
        </w:rPr>
        <w:t>drawings.See</w:t>
      </w:r>
      <w:proofErr w:type="spellEnd"/>
      <w:r w:rsidRPr="00CF63B3">
        <w:rPr>
          <w:rFonts w:ascii="Verdana" w:eastAsia="Times New Roman" w:hAnsi="Verdana"/>
          <w:color w:val="222222"/>
          <w:sz w:val="18"/>
          <w:szCs w:val="18"/>
        </w:rPr>
        <w:t xml:space="preserve"> </w:t>
      </w:r>
      <w:hyperlink r:id="rId24" w:history="1">
        <w:r w:rsidRPr="00CF63B3">
          <w:rPr>
            <w:rFonts w:ascii="Verdana" w:eastAsia="Times New Roman" w:hAnsi="Verdana"/>
            <w:color w:val="D51515"/>
            <w:sz w:val="18"/>
          </w:rPr>
          <w:t>methodology flow Chart</w:t>
        </w:r>
      </w:hyperlink>
    </w:p>
    <w:p w:rsidR="00F035B1" w:rsidRDefault="00F035B1"/>
    <w:p w:rsidR="00CF63B3" w:rsidRDefault="00CF63B3"/>
    <w:p w:rsidR="00CF63B3" w:rsidRDefault="00CF63B3"/>
    <w:p w:rsidR="00CF63B3" w:rsidRDefault="00CF63B3"/>
    <w:p w:rsidR="00CF63B3" w:rsidRDefault="00CF63B3">
      <w:r>
        <w:rPr>
          <w:noProof/>
        </w:rPr>
        <w:lastRenderedPageBreak/>
        <w:drawing>
          <wp:inline distT="0" distB="0" distL="0" distR="0">
            <wp:extent cx="6553200" cy="906076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a:stretch>
                      <a:fillRect/>
                    </a:stretch>
                  </pic:blipFill>
                  <pic:spPr bwMode="auto">
                    <a:xfrm>
                      <a:off x="0" y="0"/>
                      <a:ext cx="6556503" cy="9065332"/>
                    </a:xfrm>
                    <a:prstGeom prst="rect">
                      <a:avLst/>
                    </a:prstGeom>
                    <a:noFill/>
                    <a:ln w="9525">
                      <a:noFill/>
                      <a:miter lim="800000"/>
                      <a:headEnd/>
                      <a:tailEnd/>
                    </a:ln>
                  </pic:spPr>
                </pic:pic>
              </a:graphicData>
            </a:graphic>
          </wp:inline>
        </w:drawing>
      </w:r>
    </w:p>
    <w:p w:rsidR="00CF63B3" w:rsidRDefault="00CF63B3"/>
    <w:p w:rsidR="00CF63B3" w:rsidRDefault="00CF63B3"/>
    <w:p w:rsidR="007D21EA" w:rsidRPr="007D21EA" w:rsidRDefault="007D21EA" w:rsidP="007D21EA">
      <w:pPr>
        <w:shd w:val="clear" w:color="auto" w:fill="FFFFFF"/>
        <w:spacing w:after="150" w:line="300" w:lineRule="atLeast"/>
        <w:outlineLvl w:val="1"/>
        <w:rPr>
          <w:rFonts w:ascii="Arial" w:eastAsia="Times New Roman" w:hAnsi="Arial" w:cs="Arial"/>
          <w:color w:val="202020"/>
          <w:kern w:val="36"/>
          <w:sz w:val="27"/>
          <w:szCs w:val="27"/>
        </w:rPr>
      </w:pPr>
      <w:r w:rsidRPr="007D21EA">
        <w:rPr>
          <w:rFonts w:ascii="Arial" w:eastAsia="Times New Roman" w:hAnsi="Arial" w:cs="Arial"/>
          <w:color w:val="202020"/>
          <w:kern w:val="36"/>
          <w:sz w:val="27"/>
          <w:szCs w:val="27"/>
        </w:rPr>
        <w:lastRenderedPageBreak/>
        <w:t>Channel Excavation</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October 30, 2010</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How to do a channel, Side Drain, Side Ditches etc</w:t>
      </w:r>
      <w:proofErr w:type="gramStart"/>
      <w:r w:rsidRPr="007D21EA">
        <w:rPr>
          <w:rFonts w:ascii="Verdana" w:eastAsia="Times New Roman" w:hAnsi="Verdana"/>
          <w:color w:val="222222"/>
          <w:sz w:val="18"/>
          <w:szCs w:val="18"/>
        </w:rPr>
        <w:t>..</w:t>
      </w:r>
      <w:proofErr w:type="gramEnd"/>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1.0 Introduction</w:t>
      </w:r>
      <w:r w:rsidRPr="007D21EA">
        <w:rPr>
          <w:rFonts w:ascii="Verdana" w:eastAsia="Times New Roman" w:hAnsi="Verdana"/>
          <w:color w:val="222222"/>
          <w:sz w:val="18"/>
          <w:szCs w:val="18"/>
        </w:rPr>
        <w:br/>
      </w:r>
      <w:proofErr w:type="gramStart"/>
      <w:r w:rsidRPr="007D21EA">
        <w:rPr>
          <w:rFonts w:ascii="Verdana" w:eastAsia="Times New Roman" w:hAnsi="Verdana"/>
          <w:color w:val="222222"/>
          <w:sz w:val="18"/>
          <w:szCs w:val="18"/>
        </w:rPr>
        <w:t>This</w:t>
      </w:r>
      <w:proofErr w:type="gramEnd"/>
      <w:r w:rsidRPr="007D21EA">
        <w:rPr>
          <w:rFonts w:ascii="Verdana" w:eastAsia="Times New Roman" w:hAnsi="Verdana"/>
          <w:color w:val="222222"/>
          <w:sz w:val="18"/>
          <w:szCs w:val="18"/>
        </w:rPr>
        <w:t xml:space="preserve"> works consist of </w:t>
      </w:r>
      <w:r w:rsidRPr="007D21EA">
        <w:rPr>
          <w:rFonts w:ascii="Verdana" w:eastAsia="Times New Roman" w:hAnsi="Verdana"/>
          <w:color w:val="009900"/>
          <w:sz w:val="18"/>
          <w:u w:val="single"/>
        </w:rPr>
        <w:t>excavation</w:t>
      </w:r>
      <w:r w:rsidRPr="007D21EA">
        <w:rPr>
          <w:rFonts w:ascii="Verdana" w:eastAsia="Times New Roman" w:hAnsi="Verdana"/>
          <w:color w:val="222222"/>
          <w:sz w:val="18"/>
          <w:szCs w:val="18"/>
        </w:rPr>
        <w:t xml:space="preserve"> for all channels, drains, ditches where </w:t>
      </w:r>
      <w:proofErr w:type="spellStart"/>
      <w:r w:rsidRPr="007D21EA">
        <w:rPr>
          <w:rFonts w:ascii="Verdana" w:eastAsia="Times New Roman" w:hAnsi="Verdana"/>
          <w:color w:val="222222"/>
          <w:sz w:val="18"/>
          <w:szCs w:val="18"/>
        </w:rPr>
        <w:t>in side</w:t>
      </w:r>
      <w:proofErr w:type="spellEnd"/>
      <w:r w:rsidRPr="007D21EA">
        <w:rPr>
          <w:rFonts w:ascii="Verdana" w:eastAsia="Times New Roman" w:hAnsi="Verdana"/>
          <w:color w:val="222222"/>
          <w:sz w:val="18"/>
          <w:szCs w:val="18"/>
        </w:rPr>
        <w:t xml:space="preserve"> and </w:t>
      </w:r>
      <w:proofErr w:type="spellStart"/>
      <w:r w:rsidRPr="007D21EA">
        <w:rPr>
          <w:rFonts w:ascii="Verdana" w:eastAsia="Times New Roman" w:hAnsi="Verdana"/>
          <w:color w:val="222222"/>
          <w:sz w:val="18"/>
          <w:szCs w:val="18"/>
        </w:rPr>
        <w:t>out side</w:t>
      </w:r>
      <w:proofErr w:type="spellEnd"/>
      <w:r w:rsidRPr="007D21EA">
        <w:rPr>
          <w:rFonts w:ascii="Verdana" w:eastAsia="Times New Roman" w:hAnsi="Verdana"/>
          <w:color w:val="222222"/>
          <w:sz w:val="18"/>
          <w:szCs w:val="18"/>
        </w:rPr>
        <w:t xml:space="preserve"> of the right of way showing on the Drawing or as instructed by the Engineer. The proper drainage shall be provided by constructing, shaping, finishing or backfilling where necessary involved in conformity with the required alignment, levels, grades and cross sections.</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2.0 Abbreviation</w:t>
      </w:r>
      <w:r w:rsidRPr="007D21EA">
        <w:rPr>
          <w:rFonts w:ascii="Verdana" w:eastAsia="Times New Roman" w:hAnsi="Verdana"/>
          <w:color w:val="222222"/>
          <w:sz w:val="18"/>
          <w:szCs w:val="18"/>
        </w:rPr>
        <w:br/>
        <w:t>QAE    - Quality Assurance Engineer</w:t>
      </w:r>
      <w:r w:rsidRPr="007D21EA">
        <w:rPr>
          <w:rFonts w:ascii="Verdana" w:eastAsia="Times New Roman" w:hAnsi="Verdana"/>
          <w:color w:val="222222"/>
          <w:sz w:val="18"/>
          <w:szCs w:val="18"/>
        </w:rPr>
        <w:br/>
        <w:t>QAI    - Quality Assurance Inspector</w:t>
      </w:r>
      <w:r w:rsidRPr="007D21EA">
        <w:rPr>
          <w:rFonts w:ascii="Verdana" w:eastAsia="Times New Roman" w:hAnsi="Verdana"/>
          <w:color w:val="222222"/>
          <w:sz w:val="18"/>
          <w:szCs w:val="18"/>
        </w:rPr>
        <w:br/>
        <w:t xml:space="preserve">QCI    - </w:t>
      </w:r>
      <w:r w:rsidRPr="007D21EA">
        <w:rPr>
          <w:rFonts w:ascii="Verdana" w:eastAsia="Times New Roman" w:hAnsi="Verdana"/>
          <w:color w:val="009900"/>
          <w:sz w:val="18"/>
          <w:u w:val="single"/>
        </w:rPr>
        <w:t>Quality Control Inspector</w:t>
      </w:r>
      <w:r w:rsidRPr="007D21EA">
        <w:rPr>
          <w:rFonts w:ascii="Verdana" w:eastAsia="Times New Roman" w:hAnsi="Verdana"/>
          <w:color w:val="222222"/>
          <w:sz w:val="18"/>
          <w:szCs w:val="18"/>
        </w:rPr>
        <w:br/>
        <w:t>SE    - Site Engineer</w:t>
      </w:r>
      <w:r w:rsidRPr="007D21EA">
        <w:rPr>
          <w:rFonts w:ascii="Verdana" w:eastAsia="Times New Roman" w:hAnsi="Verdana"/>
          <w:color w:val="222222"/>
          <w:sz w:val="18"/>
          <w:szCs w:val="18"/>
        </w:rPr>
        <w:br/>
        <w:t>SEO    - Safety and Environmental Officer</w:t>
      </w:r>
      <w:r w:rsidRPr="007D21EA">
        <w:rPr>
          <w:rFonts w:ascii="Verdana" w:eastAsia="Times New Roman" w:hAnsi="Verdana"/>
          <w:color w:val="222222"/>
          <w:sz w:val="18"/>
          <w:szCs w:val="18"/>
        </w:rPr>
        <w:br/>
        <w:t>TO    - Technical Officer</w:t>
      </w:r>
      <w:r w:rsidRPr="007D21EA">
        <w:rPr>
          <w:rFonts w:ascii="Verdana" w:eastAsia="Times New Roman" w:hAnsi="Verdana"/>
          <w:color w:val="222222"/>
          <w:sz w:val="18"/>
          <w:szCs w:val="18"/>
        </w:rPr>
        <w:br/>
        <w:t>QAS    - Quality Assurance System</w:t>
      </w:r>
      <w:r w:rsidRPr="007D21EA">
        <w:rPr>
          <w:rFonts w:ascii="Verdana" w:eastAsia="Times New Roman" w:hAnsi="Verdana"/>
          <w:color w:val="222222"/>
          <w:sz w:val="18"/>
          <w:szCs w:val="18"/>
        </w:rPr>
        <w:br/>
        <w:t>ME    - Materials Engineer (Contractor)</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3.0 Resource Allocation</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3.1   Man power</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QAI</w:t>
      </w:r>
      <w:r w:rsidRPr="007D21EA">
        <w:rPr>
          <w:rFonts w:ascii="Verdana" w:eastAsia="Times New Roman" w:hAnsi="Verdana"/>
          <w:color w:val="222222"/>
          <w:sz w:val="18"/>
          <w:szCs w:val="18"/>
        </w:rPr>
        <w:br/>
        <w:t>QCI</w:t>
      </w:r>
      <w:r w:rsidRPr="007D21EA">
        <w:rPr>
          <w:rFonts w:ascii="Verdana" w:eastAsia="Times New Roman" w:hAnsi="Verdana"/>
          <w:color w:val="222222"/>
          <w:sz w:val="18"/>
          <w:szCs w:val="18"/>
        </w:rPr>
        <w:br/>
        <w:t>Site</w:t>
      </w:r>
      <w:proofErr w:type="gramStart"/>
      <w:r w:rsidRPr="007D21EA">
        <w:rPr>
          <w:rFonts w:ascii="Verdana" w:eastAsia="Times New Roman" w:hAnsi="Verdana"/>
          <w:color w:val="222222"/>
          <w:sz w:val="18"/>
          <w:szCs w:val="18"/>
        </w:rPr>
        <w:t>  Engineer</w:t>
      </w:r>
      <w:proofErr w:type="gramEnd"/>
      <w:r w:rsidRPr="007D21EA">
        <w:rPr>
          <w:rFonts w:ascii="Verdana" w:eastAsia="Times New Roman" w:hAnsi="Verdana"/>
          <w:color w:val="222222"/>
          <w:sz w:val="18"/>
          <w:szCs w:val="18"/>
        </w:rPr>
        <w:t xml:space="preserve"> -01</w:t>
      </w:r>
      <w:r w:rsidRPr="007D21EA">
        <w:rPr>
          <w:rFonts w:ascii="Verdana" w:eastAsia="Times New Roman" w:hAnsi="Verdana"/>
          <w:color w:val="222222"/>
          <w:sz w:val="18"/>
          <w:szCs w:val="18"/>
        </w:rPr>
        <w:br/>
        <w:t>Supervisor-01</w:t>
      </w:r>
      <w:r w:rsidRPr="007D21EA">
        <w:rPr>
          <w:rFonts w:ascii="Verdana" w:eastAsia="Times New Roman" w:hAnsi="Verdana"/>
          <w:color w:val="222222"/>
          <w:sz w:val="18"/>
          <w:szCs w:val="18"/>
        </w:rPr>
        <w:br/>
        <w:t>Flagmen ( If necessary)-02</w:t>
      </w:r>
      <w:r w:rsidRPr="007D21EA">
        <w:rPr>
          <w:rFonts w:ascii="Verdana" w:eastAsia="Times New Roman" w:hAnsi="Verdana"/>
          <w:color w:val="222222"/>
          <w:sz w:val="18"/>
          <w:szCs w:val="18"/>
        </w:rPr>
        <w:br/>
        <w:t>Surveyor-01</w:t>
      </w:r>
      <w:r w:rsidRPr="007D21EA">
        <w:rPr>
          <w:rFonts w:ascii="Verdana" w:eastAsia="Times New Roman" w:hAnsi="Verdana"/>
          <w:color w:val="222222"/>
          <w:sz w:val="18"/>
          <w:szCs w:val="18"/>
        </w:rPr>
        <w:br/>
        <w:t>Surveyor helpers-05</w:t>
      </w:r>
      <w:r w:rsidRPr="007D21EA">
        <w:rPr>
          <w:rFonts w:ascii="Verdana" w:eastAsia="Times New Roman" w:hAnsi="Verdana"/>
          <w:color w:val="222222"/>
          <w:sz w:val="18"/>
          <w:szCs w:val="18"/>
        </w:rPr>
        <w:br/>
        <w:t>SK/USK  labours-08</w:t>
      </w:r>
      <w:r w:rsidRPr="007D21EA">
        <w:rPr>
          <w:rFonts w:ascii="Verdana" w:eastAsia="Times New Roman" w:hAnsi="Verdana"/>
          <w:color w:val="222222"/>
          <w:sz w:val="18"/>
          <w:szCs w:val="18"/>
        </w:rPr>
        <w:br/>
        <w:t>Operators- As required</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3.2   Equipment &amp; Tools</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Back-hoe loader</w:t>
      </w:r>
      <w:r w:rsidRPr="007D21EA">
        <w:rPr>
          <w:rFonts w:ascii="Verdana" w:eastAsia="Times New Roman" w:hAnsi="Verdana"/>
          <w:color w:val="222222"/>
          <w:sz w:val="18"/>
          <w:szCs w:val="18"/>
        </w:rPr>
        <w:br/>
        <w:t>Wheel Loader( If necessary)</w:t>
      </w:r>
      <w:r w:rsidRPr="007D21EA">
        <w:rPr>
          <w:rFonts w:ascii="Verdana" w:eastAsia="Times New Roman" w:hAnsi="Verdana"/>
          <w:color w:val="222222"/>
          <w:sz w:val="18"/>
          <w:szCs w:val="18"/>
        </w:rPr>
        <w:br/>
        <w:t xml:space="preserve">Dump </w:t>
      </w:r>
      <w:r w:rsidRPr="007D21EA">
        <w:rPr>
          <w:rFonts w:ascii="Verdana" w:eastAsia="Times New Roman" w:hAnsi="Verdana"/>
          <w:color w:val="009900"/>
          <w:sz w:val="18"/>
          <w:u w:val="single"/>
        </w:rPr>
        <w:t>trucks</w:t>
      </w:r>
      <w:r w:rsidRPr="007D21EA">
        <w:rPr>
          <w:rFonts w:ascii="Verdana" w:eastAsia="Times New Roman" w:hAnsi="Verdana"/>
          <w:color w:val="222222"/>
          <w:sz w:val="18"/>
          <w:szCs w:val="18"/>
        </w:rPr>
        <w:t>(15 tons)</w:t>
      </w:r>
      <w:r w:rsidRPr="007D21EA">
        <w:rPr>
          <w:rFonts w:ascii="Verdana" w:eastAsia="Times New Roman" w:hAnsi="Verdana"/>
          <w:color w:val="222222"/>
          <w:sz w:val="18"/>
          <w:szCs w:val="18"/>
        </w:rPr>
        <w:br/>
        <w:t>Rammers</w:t>
      </w:r>
      <w:r w:rsidRPr="007D21EA">
        <w:rPr>
          <w:rFonts w:ascii="Verdana" w:eastAsia="Times New Roman" w:hAnsi="Verdana"/>
          <w:color w:val="222222"/>
          <w:sz w:val="18"/>
          <w:szCs w:val="18"/>
        </w:rPr>
        <w:br/>
        <w:t xml:space="preserve">Tractor </w:t>
      </w:r>
      <w:r w:rsidRPr="007D21EA">
        <w:rPr>
          <w:rFonts w:ascii="Verdana" w:eastAsia="Times New Roman" w:hAnsi="Verdana"/>
          <w:color w:val="009900"/>
          <w:sz w:val="18"/>
          <w:u w:val="single"/>
        </w:rPr>
        <w:t>Trailer</w:t>
      </w:r>
      <w:r w:rsidRPr="007D21EA">
        <w:rPr>
          <w:rFonts w:ascii="Verdana" w:eastAsia="Times New Roman" w:hAnsi="Verdana"/>
          <w:color w:val="222222"/>
          <w:sz w:val="18"/>
          <w:szCs w:val="18"/>
        </w:rPr>
        <w:br/>
        <w:t>Compacting rollers</w:t>
      </w:r>
      <w:r w:rsidRPr="007D21EA">
        <w:rPr>
          <w:rFonts w:ascii="Verdana" w:eastAsia="Times New Roman" w:hAnsi="Verdana"/>
          <w:color w:val="222222"/>
          <w:sz w:val="18"/>
          <w:szCs w:val="18"/>
        </w:rPr>
        <w:br/>
        <w:t>Level instrument</w:t>
      </w:r>
      <w:r w:rsidRPr="007D21EA">
        <w:rPr>
          <w:rFonts w:ascii="Verdana" w:eastAsia="Times New Roman" w:hAnsi="Verdana"/>
          <w:color w:val="222222"/>
          <w:sz w:val="18"/>
          <w:szCs w:val="18"/>
        </w:rPr>
        <w:br/>
        <w:t>Mortar pans</w:t>
      </w:r>
      <w:r w:rsidRPr="007D21EA">
        <w:rPr>
          <w:rFonts w:ascii="Verdana" w:eastAsia="Times New Roman" w:hAnsi="Verdana"/>
          <w:color w:val="222222"/>
          <w:sz w:val="18"/>
          <w:szCs w:val="18"/>
        </w:rPr>
        <w:br/>
      </w:r>
      <w:proofErr w:type="spellStart"/>
      <w:r w:rsidRPr="007D21EA">
        <w:rPr>
          <w:rFonts w:ascii="Verdana" w:eastAsia="Times New Roman" w:hAnsi="Verdana"/>
          <w:color w:val="222222"/>
          <w:sz w:val="18"/>
          <w:szCs w:val="18"/>
        </w:rPr>
        <w:t>Mamoties</w:t>
      </w:r>
      <w:proofErr w:type="spellEnd"/>
      <w:r w:rsidRPr="007D21EA">
        <w:rPr>
          <w:rFonts w:ascii="Verdana" w:eastAsia="Times New Roman" w:hAnsi="Verdana"/>
          <w:color w:val="222222"/>
          <w:sz w:val="18"/>
          <w:szCs w:val="18"/>
        </w:rPr>
        <w:br/>
        <w:t>Pick axes</w:t>
      </w:r>
      <w:r w:rsidRPr="007D21EA">
        <w:rPr>
          <w:rFonts w:ascii="Verdana" w:eastAsia="Times New Roman" w:hAnsi="Verdana"/>
          <w:color w:val="222222"/>
          <w:sz w:val="18"/>
          <w:szCs w:val="18"/>
        </w:rPr>
        <w:br/>
        <w:t>Crow-bars</w:t>
      </w:r>
      <w:r w:rsidRPr="007D21EA">
        <w:rPr>
          <w:rFonts w:ascii="Verdana" w:eastAsia="Times New Roman" w:hAnsi="Verdana"/>
          <w:color w:val="222222"/>
          <w:sz w:val="18"/>
          <w:szCs w:val="18"/>
        </w:rPr>
        <w:br/>
        <w:t>Wheel barrows</w:t>
      </w:r>
      <w:r w:rsidRPr="007D21EA">
        <w:rPr>
          <w:rFonts w:ascii="Verdana" w:eastAsia="Times New Roman" w:hAnsi="Verdana"/>
          <w:color w:val="222222"/>
          <w:sz w:val="18"/>
          <w:szCs w:val="18"/>
        </w:rPr>
        <w:br/>
        <w:t>Shovels</w:t>
      </w:r>
      <w:r w:rsidRPr="007D21EA">
        <w:rPr>
          <w:rFonts w:ascii="Verdana" w:eastAsia="Times New Roman" w:hAnsi="Verdana"/>
          <w:color w:val="222222"/>
          <w:sz w:val="18"/>
          <w:szCs w:val="18"/>
        </w:rPr>
        <w:br/>
        <w:t>Safety Inventory</w:t>
      </w:r>
      <w:r w:rsidRPr="007D21EA">
        <w:rPr>
          <w:rFonts w:ascii="Verdana" w:eastAsia="Times New Roman" w:hAnsi="Verdana"/>
          <w:color w:val="222222"/>
          <w:sz w:val="18"/>
          <w:szCs w:val="18"/>
        </w:rPr>
        <w:br/>
        <w:t>01. 10 No of barrels</w:t>
      </w:r>
      <w:r w:rsidRPr="007D21EA">
        <w:rPr>
          <w:rFonts w:ascii="Verdana" w:eastAsia="Times New Roman" w:hAnsi="Verdana"/>
          <w:color w:val="222222"/>
          <w:sz w:val="18"/>
          <w:szCs w:val="18"/>
        </w:rPr>
        <w:br/>
        <w:t>02. 02 No of signal Men</w:t>
      </w:r>
      <w:r w:rsidRPr="007D21EA">
        <w:rPr>
          <w:rFonts w:ascii="Verdana" w:eastAsia="Times New Roman" w:hAnsi="Verdana"/>
          <w:color w:val="222222"/>
          <w:sz w:val="18"/>
          <w:szCs w:val="18"/>
        </w:rPr>
        <w:br/>
        <w:t>03. 10No Traffic Jackets with Retro reflective patches/stripes</w:t>
      </w:r>
      <w:r w:rsidRPr="007D21EA">
        <w:rPr>
          <w:rFonts w:ascii="Verdana" w:eastAsia="Times New Roman" w:hAnsi="Verdana"/>
          <w:color w:val="222222"/>
          <w:sz w:val="18"/>
          <w:szCs w:val="18"/>
        </w:rPr>
        <w:br/>
        <w:t xml:space="preserve">04. </w:t>
      </w:r>
      <w:proofErr w:type="gramStart"/>
      <w:r w:rsidRPr="007D21EA">
        <w:rPr>
          <w:rFonts w:ascii="Verdana" w:eastAsia="Times New Roman" w:hAnsi="Verdana"/>
          <w:color w:val="222222"/>
          <w:sz w:val="18"/>
          <w:szCs w:val="18"/>
        </w:rPr>
        <w:t>Sufficient barricade tapes.</w:t>
      </w:r>
      <w:proofErr w:type="gramEnd"/>
      <w:r w:rsidRPr="007D21EA">
        <w:rPr>
          <w:rFonts w:ascii="Verdana" w:eastAsia="Times New Roman" w:hAnsi="Verdana"/>
          <w:color w:val="222222"/>
          <w:sz w:val="18"/>
          <w:szCs w:val="18"/>
        </w:rPr>
        <w:br/>
        <w:t>05. 05 No barricade boards with Retro reflective stripes</w:t>
      </w:r>
      <w:r w:rsidRPr="007D21EA">
        <w:rPr>
          <w:rFonts w:ascii="Verdana" w:eastAsia="Times New Roman" w:hAnsi="Verdana"/>
          <w:color w:val="222222"/>
          <w:sz w:val="18"/>
          <w:szCs w:val="18"/>
        </w:rPr>
        <w:br/>
      </w:r>
      <w:r w:rsidRPr="007D21EA">
        <w:rPr>
          <w:rFonts w:ascii="Verdana" w:eastAsia="Times New Roman" w:hAnsi="Verdana"/>
          <w:color w:val="222222"/>
          <w:sz w:val="18"/>
          <w:szCs w:val="18"/>
        </w:rPr>
        <w:lastRenderedPageBreak/>
        <w:t>06. 02 No Stop and Go signs</w:t>
      </w:r>
      <w:r w:rsidRPr="007D21EA">
        <w:rPr>
          <w:rFonts w:ascii="Verdana" w:eastAsia="Times New Roman" w:hAnsi="Verdana"/>
          <w:color w:val="222222"/>
          <w:sz w:val="18"/>
          <w:szCs w:val="18"/>
        </w:rPr>
        <w:br/>
        <w:t>07. 03 No Road works ahead</w:t>
      </w:r>
      <w:r w:rsidRPr="007D21EA">
        <w:rPr>
          <w:rFonts w:ascii="Verdana" w:eastAsia="Times New Roman" w:hAnsi="Verdana"/>
          <w:color w:val="222222"/>
          <w:sz w:val="18"/>
          <w:szCs w:val="18"/>
        </w:rPr>
        <w:br/>
        <w:t>08. 01 No Road Works ahead, End</w:t>
      </w:r>
      <w:r w:rsidRPr="007D21EA">
        <w:rPr>
          <w:rFonts w:ascii="Verdana" w:eastAsia="Times New Roman" w:hAnsi="Verdana"/>
          <w:color w:val="222222"/>
          <w:sz w:val="18"/>
          <w:szCs w:val="18"/>
        </w:rPr>
        <w:br/>
        <w:t xml:space="preserve">09. 05 No of </w:t>
      </w:r>
      <w:r w:rsidRPr="007D21EA">
        <w:rPr>
          <w:rFonts w:ascii="Verdana" w:eastAsia="Times New Roman" w:hAnsi="Verdana"/>
          <w:color w:val="009900"/>
          <w:sz w:val="18"/>
          <w:u w:val="single"/>
        </w:rPr>
        <w:t>traffic cones</w:t>
      </w:r>
      <w:r w:rsidRPr="007D21EA">
        <w:rPr>
          <w:rFonts w:ascii="Verdana" w:eastAsia="Times New Roman" w:hAnsi="Verdana"/>
          <w:color w:val="222222"/>
          <w:sz w:val="18"/>
          <w:szCs w:val="18"/>
        </w:rPr>
        <w:br/>
        <w:t>10. 04 No. of Blinking Lights</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 xml:space="preserve">4.0 </w:t>
      </w:r>
      <w:r w:rsidRPr="007D21EA">
        <w:rPr>
          <w:rFonts w:ascii="Verdana" w:eastAsia="Times New Roman" w:hAnsi="Verdana"/>
          <w:color w:val="009900"/>
          <w:sz w:val="18"/>
          <w:u w:val="single"/>
        </w:rPr>
        <w:t>Quality Control</w:t>
      </w:r>
      <w:r w:rsidRPr="007D21EA">
        <w:rPr>
          <w:rFonts w:ascii="Verdana" w:eastAsia="Times New Roman" w:hAnsi="Verdana"/>
          <w:color w:val="222222"/>
          <w:sz w:val="18"/>
          <w:szCs w:val="18"/>
        </w:rPr>
        <w:t xml:space="preserve"> Procedures</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4.1 Sampling and testing</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Embankment Filling Material</w:t>
      </w:r>
      <w:proofErr w:type="gramStart"/>
      <w:r w:rsidRPr="007D21EA">
        <w:rPr>
          <w:rFonts w:ascii="Verdana" w:eastAsia="Times New Roman" w:hAnsi="Verdana"/>
          <w:color w:val="222222"/>
          <w:sz w:val="18"/>
          <w:szCs w:val="18"/>
        </w:rPr>
        <w:t>:</w:t>
      </w:r>
      <w:proofErr w:type="gramEnd"/>
      <w:r w:rsidRPr="007D21EA">
        <w:rPr>
          <w:rFonts w:ascii="Verdana" w:eastAsia="Times New Roman" w:hAnsi="Verdana"/>
          <w:color w:val="222222"/>
          <w:sz w:val="18"/>
          <w:szCs w:val="18"/>
        </w:rPr>
        <w:br/>
        <w:t xml:space="preserve">Samples would be collected from the work execution areas and would be placed in a polythene bag providing identification tag. All required tests would be carried out in the </w:t>
      </w:r>
      <w:r w:rsidRPr="007D21EA">
        <w:rPr>
          <w:rFonts w:ascii="Verdana" w:eastAsia="Times New Roman" w:hAnsi="Verdana"/>
          <w:color w:val="009900"/>
          <w:sz w:val="18"/>
          <w:u w:val="single"/>
        </w:rPr>
        <w:t>materials testing laboratory</w:t>
      </w:r>
      <w:r w:rsidRPr="007D21EA">
        <w:rPr>
          <w:rFonts w:ascii="Verdana" w:eastAsia="Times New Roman" w:hAnsi="Verdana"/>
          <w:color w:val="222222"/>
          <w:sz w:val="18"/>
          <w:szCs w:val="18"/>
        </w:rPr>
        <w:t xml:space="preserve"> for identification suitability of the Excavation Materials. The areas where backfilling is required for the conformity of </w:t>
      </w:r>
      <w:r w:rsidRPr="007D21EA">
        <w:rPr>
          <w:rFonts w:ascii="Verdana" w:eastAsia="Times New Roman" w:hAnsi="Verdana"/>
          <w:color w:val="009900"/>
          <w:sz w:val="18"/>
          <w:u w:val="single"/>
        </w:rPr>
        <w:t>the design</w:t>
      </w:r>
      <w:r w:rsidRPr="007D21EA">
        <w:rPr>
          <w:rFonts w:ascii="Verdana" w:eastAsia="Times New Roman" w:hAnsi="Verdana"/>
          <w:color w:val="222222"/>
          <w:sz w:val="18"/>
          <w:szCs w:val="18"/>
        </w:rPr>
        <w:t xml:space="preserve"> levels, the works would be carried out with approved filling materials in layer by layer as described in technical specifications. Required test would be carried out after placing and compacting to check the degree of compaction.</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 xml:space="preserve">4.2 </w:t>
      </w:r>
      <w:hyperlink r:id="rId26" w:history="1">
        <w:r w:rsidRPr="007D21EA">
          <w:rPr>
            <w:rFonts w:ascii="Verdana" w:eastAsia="Times New Roman" w:hAnsi="Verdana"/>
            <w:color w:val="D51515"/>
            <w:sz w:val="18"/>
          </w:rPr>
          <w:t>Inspection Check list</w:t>
        </w:r>
      </w:hyperlink>
      <w:r w:rsidRPr="007D21EA">
        <w:rPr>
          <w:rFonts w:ascii="Verdana" w:eastAsia="Times New Roman" w:hAnsi="Verdana"/>
          <w:color w:val="222222"/>
          <w:sz w:val="18"/>
          <w:szCs w:val="18"/>
        </w:rPr>
        <w:br/>
        <w:t xml:space="preserve">To ensure that the all activities being performed with the expected quality, an inspection check    list would be filled by the person in charge for the Channel excavation in case of  covering  pre construction, during construction. The </w:t>
      </w:r>
      <w:hyperlink r:id="rId27" w:history="1">
        <w:r w:rsidRPr="007D21EA">
          <w:rPr>
            <w:rFonts w:ascii="Verdana" w:eastAsia="Times New Roman" w:hAnsi="Verdana"/>
            <w:color w:val="D51515"/>
            <w:sz w:val="18"/>
          </w:rPr>
          <w:t>inspection check list</w:t>
        </w:r>
      </w:hyperlink>
      <w:r w:rsidRPr="007D21EA">
        <w:rPr>
          <w:rFonts w:ascii="Verdana" w:eastAsia="Times New Roman" w:hAnsi="Verdana"/>
          <w:color w:val="222222"/>
          <w:sz w:val="18"/>
          <w:szCs w:val="18"/>
        </w:rPr>
        <w:t xml:space="preserve"> shall include the specific requirements, safety and environmental measures.</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4.3 Dimension Control</w:t>
      </w:r>
      <w:r w:rsidRPr="007D21EA">
        <w:rPr>
          <w:rFonts w:ascii="Verdana" w:eastAsia="Times New Roman" w:hAnsi="Verdana"/>
          <w:color w:val="222222"/>
          <w:sz w:val="18"/>
          <w:szCs w:val="18"/>
        </w:rPr>
        <w:br/>
        <w:t>Channel excavation would be carried out according to the designed cross sections conformity with typical section issued for construction. The required shape, depth and offset of the excavation would be properly maintained during construction and those requirements would be checked with the inspection check list.</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 xml:space="preserve">5.0 </w:t>
      </w:r>
      <w:hyperlink r:id="rId28" w:history="1">
        <w:r w:rsidRPr="007D21EA">
          <w:rPr>
            <w:rFonts w:ascii="Verdana" w:eastAsia="Times New Roman" w:hAnsi="Verdana"/>
            <w:color w:val="D51515"/>
            <w:sz w:val="18"/>
          </w:rPr>
          <w:t>Methodology</w:t>
        </w:r>
      </w:hyperlink>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5.1 Setting Out</w:t>
      </w:r>
      <w:r w:rsidRPr="007D21EA">
        <w:rPr>
          <w:rFonts w:ascii="Verdana" w:eastAsia="Times New Roman" w:hAnsi="Verdana"/>
          <w:color w:val="222222"/>
          <w:sz w:val="18"/>
          <w:szCs w:val="18"/>
        </w:rPr>
        <w:br/>
        <w:t xml:space="preserve">• </w:t>
      </w:r>
      <w:proofErr w:type="gramStart"/>
      <w:r w:rsidRPr="007D21EA">
        <w:rPr>
          <w:rFonts w:ascii="Verdana" w:eastAsia="Times New Roman" w:hAnsi="Verdana"/>
          <w:color w:val="222222"/>
          <w:sz w:val="18"/>
          <w:szCs w:val="18"/>
        </w:rPr>
        <w:t>The</w:t>
      </w:r>
      <w:proofErr w:type="gramEnd"/>
      <w:r w:rsidRPr="007D21EA">
        <w:rPr>
          <w:rFonts w:ascii="Verdana" w:eastAsia="Times New Roman" w:hAnsi="Verdana"/>
          <w:color w:val="222222"/>
          <w:sz w:val="18"/>
          <w:szCs w:val="18"/>
        </w:rPr>
        <w:t xml:space="preserve"> setting out would be carried out in the area where the Engineer’s approval is given for channel excavation.</w:t>
      </w:r>
      <w:r w:rsidRPr="007D21EA">
        <w:rPr>
          <w:rFonts w:ascii="Verdana" w:eastAsia="Times New Roman" w:hAnsi="Verdana"/>
          <w:color w:val="222222"/>
          <w:sz w:val="18"/>
          <w:szCs w:val="18"/>
        </w:rPr>
        <w:br/>
        <w:t>• Levels of excavation would be marked by the surveyor using pegs.</w:t>
      </w:r>
      <w:r w:rsidRPr="007D21EA">
        <w:rPr>
          <w:rFonts w:ascii="Verdana" w:eastAsia="Times New Roman" w:hAnsi="Verdana"/>
          <w:color w:val="222222"/>
          <w:sz w:val="18"/>
          <w:szCs w:val="18"/>
        </w:rPr>
        <w:br/>
        <w:t>• The line of the Excavation would be marked with lime powder or any other proper manner</w:t>
      </w:r>
    </w:p>
    <w:p w:rsid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5.2 Excavation and Shaping</w:t>
      </w:r>
      <w:r w:rsidRPr="007D21EA">
        <w:rPr>
          <w:rFonts w:ascii="Verdana" w:eastAsia="Times New Roman" w:hAnsi="Verdana"/>
          <w:color w:val="222222"/>
          <w:sz w:val="18"/>
          <w:szCs w:val="18"/>
        </w:rPr>
        <w:br/>
        <w:t xml:space="preserve">• </w:t>
      </w:r>
      <w:proofErr w:type="gramStart"/>
      <w:r w:rsidRPr="007D21EA">
        <w:rPr>
          <w:rFonts w:ascii="Verdana" w:eastAsia="Times New Roman" w:hAnsi="Verdana"/>
          <w:color w:val="222222"/>
          <w:sz w:val="18"/>
          <w:szCs w:val="18"/>
        </w:rPr>
        <w:t>The</w:t>
      </w:r>
      <w:proofErr w:type="gramEnd"/>
      <w:r w:rsidRPr="007D21EA">
        <w:rPr>
          <w:rFonts w:ascii="Verdana" w:eastAsia="Times New Roman" w:hAnsi="Verdana"/>
          <w:color w:val="222222"/>
          <w:sz w:val="18"/>
          <w:szCs w:val="18"/>
        </w:rPr>
        <w:t xml:space="preserve"> set out area would be subjected for the excavation with machinery or in manual manner conformity with designed line and levels</w:t>
      </w:r>
      <w:r w:rsidRPr="007D21EA">
        <w:rPr>
          <w:rFonts w:ascii="Verdana" w:eastAsia="Times New Roman" w:hAnsi="Verdana"/>
          <w:color w:val="222222"/>
          <w:sz w:val="18"/>
          <w:szCs w:val="18"/>
        </w:rPr>
        <w:br/>
        <w:t xml:space="preserve">• </w:t>
      </w:r>
      <w:r w:rsidRPr="007D21EA">
        <w:rPr>
          <w:rFonts w:ascii="Verdana" w:eastAsia="Times New Roman" w:hAnsi="Verdana"/>
          <w:color w:val="009900"/>
          <w:sz w:val="18"/>
          <w:u w:val="single"/>
        </w:rPr>
        <w:t>The shape</w:t>
      </w:r>
      <w:r w:rsidRPr="007D21EA">
        <w:rPr>
          <w:rFonts w:ascii="Verdana" w:eastAsia="Times New Roman" w:hAnsi="Verdana"/>
          <w:color w:val="222222"/>
          <w:sz w:val="18"/>
          <w:szCs w:val="18"/>
        </w:rPr>
        <w:t xml:space="preserve"> of the drain would be maintained to satisfy the typical sections issued for the construction.</w:t>
      </w:r>
      <w:r w:rsidRPr="007D21EA">
        <w:rPr>
          <w:rFonts w:ascii="Verdana" w:eastAsia="Times New Roman" w:hAnsi="Verdana"/>
          <w:color w:val="222222"/>
          <w:sz w:val="18"/>
          <w:szCs w:val="18"/>
        </w:rPr>
        <w:br/>
        <w:t>• All materials suitable for embankment Construction removed from excavations would be used in Embankment construction or any other filling specified to fill with Embankment Materials.</w:t>
      </w:r>
      <w:r w:rsidRPr="007D21EA">
        <w:rPr>
          <w:rFonts w:ascii="Verdana" w:eastAsia="Times New Roman" w:hAnsi="Verdana"/>
          <w:color w:val="222222"/>
          <w:sz w:val="18"/>
          <w:szCs w:val="18"/>
        </w:rPr>
        <w:br/>
        <w:t xml:space="preserve">• Materials deemed not suitable for embankment filling  would be disposed of </w:t>
      </w:r>
      <w:proofErr w:type="spellStart"/>
      <w:r w:rsidRPr="007D21EA">
        <w:rPr>
          <w:rFonts w:ascii="Verdana" w:eastAsia="Times New Roman" w:hAnsi="Verdana"/>
          <w:color w:val="222222"/>
          <w:sz w:val="18"/>
          <w:szCs w:val="18"/>
        </w:rPr>
        <w:t>to</w:t>
      </w:r>
      <w:proofErr w:type="spellEnd"/>
      <w:r w:rsidRPr="007D21EA">
        <w:rPr>
          <w:rFonts w:ascii="Verdana" w:eastAsia="Times New Roman" w:hAnsi="Verdana"/>
          <w:color w:val="222222"/>
          <w:sz w:val="18"/>
          <w:szCs w:val="18"/>
        </w:rPr>
        <w:t xml:space="preserve"> approved disposal locations</w:t>
      </w:r>
      <w:r w:rsidRPr="007D21EA">
        <w:rPr>
          <w:rFonts w:ascii="Verdana" w:eastAsia="Times New Roman" w:hAnsi="Verdana"/>
          <w:color w:val="222222"/>
          <w:sz w:val="18"/>
          <w:szCs w:val="18"/>
        </w:rPr>
        <w:br/>
        <w:t>• Any area backfilling have to be done to form earth drains, filling would be done using approved filling material instructed by the Engineer</w:t>
      </w: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Pr="007D21EA" w:rsidRDefault="007D21EA" w:rsidP="007D21EA">
      <w:pPr>
        <w:shd w:val="clear" w:color="auto" w:fill="FFFFFF"/>
        <w:spacing w:after="150" w:line="300" w:lineRule="atLeast"/>
        <w:outlineLvl w:val="1"/>
        <w:rPr>
          <w:rFonts w:ascii="Arial" w:eastAsia="Times New Roman" w:hAnsi="Arial" w:cs="Arial"/>
          <w:color w:val="202020"/>
          <w:kern w:val="36"/>
          <w:sz w:val="27"/>
          <w:szCs w:val="27"/>
        </w:rPr>
      </w:pPr>
      <w:r w:rsidRPr="007D21EA">
        <w:rPr>
          <w:rFonts w:ascii="Arial" w:eastAsia="Times New Roman" w:hAnsi="Arial" w:cs="Arial"/>
          <w:color w:val="202020"/>
          <w:kern w:val="36"/>
          <w:sz w:val="27"/>
          <w:szCs w:val="27"/>
        </w:rPr>
        <w:t>Clearing &amp; Grubbing</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October 31, 2010</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1.0 Introduction</w:t>
      </w:r>
      <w:r w:rsidRPr="007D21EA">
        <w:rPr>
          <w:rFonts w:ascii="Verdana" w:eastAsia="Times New Roman" w:hAnsi="Verdana"/>
          <w:color w:val="222222"/>
          <w:sz w:val="18"/>
          <w:szCs w:val="18"/>
        </w:rPr>
        <w:br/>
        <w:t xml:space="preserve">This Method Statement provides the details of materials, the equipment, the procedure and relevant documents related to the clearing and grubbing activities, including the </w:t>
      </w:r>
      <w:r w:rsidRPr="007D21EA">
        <w:rPr>
          <w:rFonts w:ascii="Verdana" w:eastAsia="Times New Roman" w:hAnsi="Verdana"/>
          <w:color w:val="009900"/>
          <w:sz w:val="18"/>
          <w:u w:val="single"/>
        </w:rPr>
        <w:t>quality control</w:t>
      </w:r>
      <w:r w:rsidRPr="007D21EA">
        <w:rPr>
          <w:rFonts w:ascii="Verdana" w:eastAsia="Times New Roman" w:hAnsi="Verdana"/>
          <w:color w:val="222222"/>
          <w:sz w:val="18"/>
          <w:szCs w:val="18"/>
        </w:rPr>
        <w:t xml:space="preserve"> verifications, the measurement verifications, and also the traffic management plan, disposing of valuable trees, disposing of branches at disposal sites, disposing of logs and uprooting of roots to be implemented.</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2.0 Location of Works</w:t>
      </w:r>
      <w:r w:rsidRPr="007D21EA">
        <w:rPr>
          <w:rFonts w:ascii="Verdana" w:eastAsia="Times New Roman" w:hAnsi="Verdana"/>
          <w:color w:val="222222"/>
          <w:sz w:val="18"/>
          <w:szCs w:val="18"/>
        </w:rPr>
        <w:br/>
      </w:r>
      <w:proofErr w:type="gramStart"/>
      <w:r w:rsidRPr="007D21EA">
        <w:rPr>
          <w:rFonts w:ascii="Verdana" w:eastAsia="Times New Roman" w:hAnsi="Verdana"/>
          <w:color w:val="222222"/>
          <w:sz w:val="18"/>
          <w:szCs w:val="18"/>
        </w:rPr>
        <w:t>The</w:t>
      </w:r>
      <w:proofErr w:type="gramEnd"/>
      <w:r w:rsidRPr="007D21EA">
        <w:rPr>
          <w:rFonts w:ascii="Verdana" w:eastAsia="Times New Roman" w:hAnsi="Verdana"/>
          <w:color w:val="222222"/>
          <w:sz w:val="18"/>
          <w:szCs w:val="18"/>
        </w:rPr>
        <w:t xml:space="preserve"> location of the clearing and grubbing works will be limited to selected areas bound within the Right of Way (ROW) as instructed by the Engineer.  These works may applicable alternatively, as required to locations outside the ROW (i.e. borrow pits, disposal areas etc.)</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3.0 Abbreviation</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SE – Site Engineer</w:t>
      </w:r>
      <w:r w:rsidRPr="007D21EA">
        <w:rPr>
          <w:rFonts w:ascii="Verdana" w:eastAsia="Times New Roman" w:hAnsi="Verdana"/>
          <w:color w:val="222222"/>
          <w:sz w:val="18"/>
          <w:szCs w:val="18"/>
        </w:rPr>
        <w:br/>
        <w:t>ROW – Right of Way</w:t>
      </w:r>
      <w:r w:rsidRPr="007D21EA">
        <w:rPr>
          <w:rFonts w:ascii="Verdana" w:eastAsia="Times New Roman" w:hAnsi="Verdana"/>
          <w:color w:val="222222"/>
          <w:sz w:val="18"/>
          <w:szCs w:val="18"/>
        </w:rPr>
        <w:br/>
        <w:t xml:space="preserve">SO – </w:t>
      </w:r>
      <w:r w:rsidRPr="007D21EA">
        <w:rPr>
          <w:rFonts w:ascii="Verdana" w:eastAsia="Times New Roman" w:hAnsi="Verdana"/>
          <w:color w:val="009900"/>
          <w:sz w:val="18"/>
          <w:u w:val="single"/>
        </w:rPr>
        <w:t>Safety Officer</w:t>
      </w:r>
    </w:p>
    <w:tbl>
      <w:tblPr>
        <w:tblW w:w="9675" w:type="dxa"/>
        <w:tblCellSpacing w:w="15" w:type="dxa"/>
        <w:tblCellMar>
          <w:top w:w="15" w:type="dxa"/>
          <w:left w:w="15" w:type="dxa"/>
          <w:bottom w:w="15" w:type="dxa"/>
          <w:right w:w="15" w:type="dxa"/>
        </w:tblCellMar>
        <w:tblLook w:val="04A0"/>
      </w:tblPr>
      <w:tblGrid>
        <w:gridCol w:w="2366"/>
        <w:gridCol w:w="5079"/>
        <w:gridCol w:w="2230"/>
      </w:tblGrid>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b/>
                <w:bCs/>
                <w:color w:val="222222"/>
                <w:sz w:val="18"/>
              </w:rPr>
              <w:t>Man Power</w:t>
            </w:r>
          </w:p>
        </w:tc>
        <w:tc>
          <w:tcPr>
            <w:tcW w:w="0" w:type="auto"/>
            <w:gridSpan w:val="2"/>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b/>
                <w:bCs/>
                <w:color w:val="222222"/>
                <w:sz w:val="18"/>
              </w:rPr>
              <w:t>Equipments &amp; Tools</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Site Engineer 01 </w:t>
            </w:r>
            <w:proofErr w:type="spellStart"/>
            <w:r w:rsidRPr="007D21EA">
              <w:rPr>
                <w:rFonts w:ascii="Verdana" w:eastAsia="Times New Roman" w:hAnsi="Verdana"/>
                <w:color w:val="222222"/>
                <w:sz w:val="18"/>
                <w:szCs w:val="18"/>
              </w:rPr>
              <w:t>Nos</w:t>
            </w:r>
            <w:proofErr w:type="spellEnd"/>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JCB, and/or Backhoes, and/or Dozer, and/or </w:t>
            </w:r>
            <w:r w:rsidRPr="007D21EA">
              <w:rPr>
                <w:rFonts w:ascii="Verdana" w:eastAsia="Times New Roman" w:hAnsi="Verdana"/>
                <w:color w:val="009900"/>
                <w:sz w:val="18"/>
                <w:u w:val="single"/>
              </w:rPr>
              <w:t>Motor</w:t>
            </w:r>
            <w:r w:rsidRPr="007D21EA">
              <w:rPr>
                <w:rFonts w:ascii="Verdana" w:eastAsia="Times New Roman" w:hAnsi="Verdana"/>
                <w:color w:val="222222"/>
                <w:sz w:val="18"/>
                <w:szCs w:val="18"/>
              </w:rPr>
              <w:t xml:space="preserve"> Grader</w:t>
            </w:r>
          </w:p>
        </w:tc>
        <w:tc>
          <w:tcPr>
            <w:tcW w:w="0" w:type="auto"/>
            <w:vAlign w:val="center"/>
            <w:hideMark/>
          </w:tcPr>
          <w:p w:rsidR="007D21EA" w:rsidRPr="007D21EA" w:rsidRDefault="007D21EA" w:rsidP="007D21EA">
            <w:pPr>
              <w:rPr>
                <w:rFonts w:ascii="Verdana" w:eastAsia="Times New Roman" w:hAnsi="Verdana"/>
                <w:color w:val="222222"/>
                <w:sz w:val="18"/>
                <w:szCs w:val="18"/>
              </w:rPr>
            </w:pPr>
            <w:proofErr w:type="spellStart"/>
            <w:r w:rsidRPr="007D21EA">
              <w:rPr>
                <w:rFonts w:ascii="Verdana" w:eastAsia="Times New Roman" w:hAnsi="Verdana"/>
                <w:color w:val="222222"/>
                <w:sz w:val="18"/>
                <w:szCs w:val="18"/>
              </w:rPr>
              <w:t>Mammoties,Chain</w:t>
            </w:r>
            <w:proofErr w:type="spellEnd"/>
            <w:r w:rsidRPr="007D21EA">
              <w:rPr>
                <w:rFonts w:ascii="Verdana" w:eastAsia="Times New Roman" w:hAnsi="Verdana"/>
                <w:color w:val="222222"/>
                <w:sz w:val="18"/>
                <w:szCs w:val="18"/>
              </w:rPr>
              <w:t xml:space="preserve"> Saw</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Supervisor 01 </w:t>
            </w:r>
            <w:proofErr w:type="spellStart"/>
            <w:r w:rsidRPr="007D21EA">
              <w:rPr>
                <w:rFonts w:ascii="Verdana" w:eastAsia="Times New Roman" w:hAnsi="Verdana"/>
                <w:color w:val="222222"/>
                <w:sz w:val="18"/>
                <w:szCs w:val="18"/>
              </w:rPr>
              <w:t>Nos</w:t>
            </w:r>
            <w:proofErr w:type="spellEnd"/>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Dump Trucks/ Tractors</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Mortar </w:t>
            </w:r>
            <w:proofErr w:type="spellStart"/>
            <w:r w:rsidRPr="007D21EA">
              <w:rPr>
                <w:rFonts w:ascii="Verdana" w:eastAsia="Times New Roman" w:hAnsi="Verdana"/>
                <w:color w:val="222222"/>
                <w:sz w:val="18"/>
                <w:szCs w:val="18"/>
              </w:rPr>
              <w:t>Pans,Rope</w:t>
            </w:r>
            <w:proofErr w:type="spellEnd"/>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Unskilled </w:t>
            </w:r>
            <w:proofErr w:type="spellStart"/>
            <w:r w:rsidRPr="007D21EA">
              <w:rPr>
                <w:rFonts w:ascii="Verdana" w:eastAsia="Times New Roman" w:hAnsi="Verdana"/>
                <w:color w:val="222222"/>
                <w:sz w:val="18"/>
                <w:szCs w:val="18"/>
              </w:rPr>
              <w:t>Laborers</w:t>
            </w:r>
            <w:proofErr w:type="spellEnd"/>
            <w:r w:rsidRPr="007D21EA">
              <w:rPr>
                <w:rFonts w:ascii="Verdana" w:eastAsia="Times New Roman" w:hAnsi="Verdana"/>
                <w:color w:val="222222"/>
                <w:sz w:val="18"/>
                <w:szCs w:val="18"/>
              </w:rPr>
              <w:t>  20Nos</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Chainsaws and axes</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Crowbars    ,Hand Axe</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Flagmen 02 </w:t>
            </w:r>
            <w:proofErr w:type="spellStart"/>
            <w:r w:rsidRPr="007D21EA">
              <w:rPr>
                <w:rFonts w:ascii="Verdana" w:eastAsia="Times New Roman" w:hAnsi="Verdana"/>
                <w:color w:val="222222"/>
                <w:sz w:val="18"/>
                <w:szCs w:val="18"/>
              </w:rPr>
              <w:t>Nos</w:t>
            </w:r>
            <w:proofErr w:type="spellEnd"/>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Traffic Control Equipment as required and other minor materials</w:t>
            </w:r>
          </w:p>
        </w:tc>
        <w:tc>
          <w:tcPr>
            <w:tcW w:w="0" w:type="auto"/>
            <w:vAlign w:val="center"/>
            <w:hideMark/>
          </w:tcPr>
          <w:p w:rsidR="007D21EA" w:rsidRPr="007D21EA" w:rsidRDefault="007D21EA" w:rsidP="007D21EA">
            <w:pPr>
              <w:rPr>
                <w:rFonts w:ascii="Verdana" w:eastAsia="Times New Roman" w:hAnsi="Verdana"/>
                <w:color w:val="222222"/>
                <w:sz w:val="18"/>
                <w:szCs w:val="18"/>
              </w:rPr>
            </w:pPr>
            <w:proofErr w:type="spellStart"/>
            <w:r w:rsidRPr="007D21EA">
              <w:rPr>
                <w:rFonts w:ascii="Verdana" w:eastAsia="Times New Roman" w:hAnsi="Verdana"/>
                <w:color w:val="222222"/>
                <w:sz w:val="18"/>
                <w:szCs w:val="18"/>
              </w:rPr>
              <w:t>Shovels,Axe,</w:t>
            </w:r>
            <w:r w:rsidRPr="007D21EA">
              <w:rPr>
                <w:rFonts w:ascii="Verdana" w:eastAsia="Times New Roman" w:hAnsi="Verdana"/>
                <w:color w:val="009900"/>
                <w:sz w:val="18"/>
                <w:u w:val="single"/>
              </w:rPr>
              <w:t>Safety</w:t>
            </w:r>
            <w:proofErr w:type="spellEnd"/>
            <w:r w:rsidRPr="007D21EA">
              <w:rPr>
                <w:rFonts w:ascii="Verdana" w:eastAsia="Times New Roman" w:hAnsi="Verdana"/>
                <w:color w:val="009900"/>
                <w:sz w:val="18"/>
                <w:u w:val="single"/>
              </w:rPr>
              <w:t xml:space="preserve"> belts</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Operators 02 </w:t>
            </w:r>
            <w:proofErr w:type="spellStart"/>
            <w:r w:rsidRPr="007D21EA">
              <w:rPr>
                <w:rFonts w:ascii="Verdana" w:eastAsia="Times New Roman" w:hAnsi="Verdana"/>
                <w:color w:val="222222"/>
                <w:sz w:val="18"/>
                <w:szCs w:val="18"/>
              </w:rPr>
              <w:t>Nos</w:t>
            </w:r>
            <w:proofErr w:type="spellEnd"/>
          </w:p>
        </w:tc>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proofErr w:type="spellStart"/>
            <w:r w:rsidRPr="007D21EA">
              <w:rPr>
                <w:rFonts w:ascii="Verdana" w:eastAsia="Times New Roman" w:hAnsi="Verdana"/>
                <w:color w:val="222222"/>
                <w:sz w:val="18"/>
                <w:szCs w:val="18"/>
              </w:rPr>
              <w:t>Knifes,Sharpner</w:t>
            </w:r>
            <w:proofErr w:type="spellEnd"/>
          </w:p>
        </w:tc>
      </w:tr>
      <w:tr w:rsidR="007D21EA" w:rsidRPr="007D21EA" w:rsidTr="007D21EA">
        <w:trPr>
          <w:tblCellSpacing w:w="15" w:type="dxa"/>
        </w:trPr>
        <w:tc>
          <w:tcPr>
            <w:tcW w:w="0" w:type="auto"/>
            <w:gridSpan w:val="2"/>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b/>
                <w:bCs/>
                <w:color w:val="222222"/>
                <w:sz w:val="18"/>
              </w:rPr>
              <w:t xml:space="preserve">* </w:t>
            </w:r>
            <w:proofErr w:type="gramStart"/>
            <w:r w:rsidRPr="007D21EA">
              <w:rPr>
                <w:rFonts w:ascii="Verdana" w:eastAsia="Times New Roman" w:hAnsi="Verdana"/>
                <w:b/>
                <w:bCs/>
                <w:color w:val="222222"/>
                <w:sz w:val="18"/>
              </w:rPr>
              <w:t>Note :</w:t>
            </w:r>
            <w:proofErr w:type="gramEnd"/>
            <w:r w:rsidRPr="007D21EA">
              <w:rPr>
                <w:rFonts w:ascii="Verdana" w:eastAsia="Times New Roman" w:hAnsi="Verdana"/>
                <w:b/>
                <w:bCs/>
                <w:color w:val="222222"/>
                <w:sz w:val="18"/>
              </w:rPr>
              <w:t xml:space="preserve"> The major equipment used in for the clearing and grubbing works include, but are not limited to the above.</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Pick </w:t>
            </w:r>
            <w:proofErr w:type="spellStart"/>
            <w:r w:rsidRPr="007D21EA">
              <w:rPr>
                <w:rFonts w:ascii="Verdana" w:eastAsia="Times New Roman" w:hAnsi="Verdana"/>
                <w:color w:val="222222"/>
                <w:sz w:val="18"/>
                <w:szCs w:val="18"/>
              </w:rPr>
              <w:t>axes,Flat</w:t>
            </w:r>
            <w:proofErr w:type="spellEnd"/>
            <w:r w:rsidRPr="007D21EA">
              <w:rPr>
                <w:rFonts w:ascii="Verdana" w:eastAsia="Times New Roman" w:hAnsi="Verdana"/>
                <w:color w:val="222222"/>
                <w:sz w:val="18"/>
                <w:szCs w:val="18"/>
              </w:rPr>
              <w:t xml:space="preserve"> end steel bar</w:t>
            </w:r>
          </w:p>
        </w:tc>
      </w:tr>
    </w:tbl>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 xml:space="preserve">5.0 </w:t>
      </w:r>
      <w:r w:rsidRPr="007D21EA">
        <w:rPr>
          <w:rFonts w:ascii="Verdana" w:eastAsia="Times New Roman" w:hAnsi="Verdana"/>
          <w:color w:val="009900"/>
          <w:sz w:val="18"/>
          <w:u w:val="single"/>
        </w:rPr>
        <w:t>Safety Management</w:t>
      </w:r>
      <w:r w:rsidRPr="007D21EA">
        <w:rPr>
          <w:rFonts w:ascii="Verdana" w:eastAsia="Times New Roman" w:hAnsi="Verdana"/>
          <w:color w:val="222222"/>
          <w:sz w:val="18"/>
          <w:szCs w:val="18"/>
        </w:rPr>
        <w:t xml:space="preserve"> Action Plan</w:t>
      </w:r>
      <w:r w:rsidRPr="007D21EA">
        <w:rPr>
          <w:rFonts w:ascii="Verdana" w:eastAsia="Times New Roman" w:hAnsi="Verdana"/>
          <w:color w:val="222222"/>
          <w:sz w:val="18"/>
          <w:szCs w:val="18"/>
        </w:rPr>
        <w:br/>
        <w:t>In order to minimize the occurrence of site accident, the provision of a safe working environment for workers to work is essential. In addition to the above, the following safety precaution must also be implemented in achieving the minimization of site accidents.</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 xml:space="preserve">5.1 Site Staff and </w:t>
      </w:r>
      <w:proofErr w:type="spellStart"/>
      <w:r w:rsidRPr="007D21EA">
        <w:rPr>
          <w:rFonts w:ascii="Verdana" w:eastAsia="Times New Roman" w:hAnsi="Verdana"/>
          <w:color w:val="222222"/>
          <w:sz w:val="18"/>
          <w:szCs w:val="18"/>
        </w:rPr>
        <w:t>Labor</w:t>
      </w:r>
      <w:proofErr w:type="spellEnd"/>
      <w:r w:rsidRPr="007D21EA">
        <w:rPr>
          <w:rFonts w:ascii="Verdana" w:eastAsia="Times New Roman" w:hAnsi="Verdana"/>
          <w:color w:val="222222"/>
          <w:sz w:val="18"/>
          <w:szCs w:val="18"/>
        </w:rPr>
        <w:br/>
        <w:t>• Safety Induction Training would be conducted to all new employees by the Safety Officer prior to start any work.</w:t>
      </w:r>
      <w:r w:rsidRPr="007D21EA">
        <w:rPr>
          <w:rFonts w:ascii="Verdana" w:eastAsia="Times New Roman" w:hAnsi="Verdana"/>
          <w:color w:val="222222"/>
          <w:sz w:val="18"/>
          <w:szCs w:val="18"/>
        </w:rPr>
        <w:br/>
        <w:t>• Regular safety induction courses and toolbox talks would be arranged on site for operative and supervisory staffs and in particular for those new workers.</w:t>
      </w:r>
      <w:r w:rsidRPr="007D21EA">
        <w:rPr>
          <w:rFonts w:ascii="Verdana" w:eastAsia="Times New Roman" w:hAnsi="Verdana"/>
          <w:color w:val="222222"/>
          <w:sz w:val="18"/>
          <w:szCs w:val="18"/>
        </w:rPr>
        <w:br/>
        <w:t xml:space="preserve">• Personal Protective Equipment (PPE) such as </w:t>
      </w:r>
      <w:r w:rsidRPr="007D21EA">
        <w:rPr>
          <w:rFonts w:ascii="Verdana" w:eastAsia="Times New Roman" w:hAnsi="Verdana"/>
          <w:color w:val="009900"/>
          <w:sz w:val="18"/>
          <w:u w:val="single"/>
        </w:rPr>
        <w:t>safety boots</w:t>
      </w:r>
      <w:r w:rsidRPr="007D21EA">
        <w:rPr>
          <w:rFonts w:ascii="Verdana" w:eastAsia="Times New Roman" w:hAnsi="Verdana"/>
          <w:color w:val="222222"/>
          <w:sz w:val="18"/>
          <w:szCs w:val="18"/>
        </w:rPr>
        <w:t xml:space="preserve"> and helmets would be provided with workers.  In addition, adequate PPE (e.g. ear and eye protectors) should also be available for construction works as required.</w:t>
      </w:r>
      <w:r w:rsidRPr="007D21EA">
        <w:rPr>
          <w:rFonts w:ascii="Verdana" w:eastAsia="Times New Roman" w:hAnsi="Verdana"/>
          <w:color w:val="222222"/>
          <w:sz w:val="18"/>
          <w:szCs w:val="18"/>
        </w:rPr>
        <w:br/>
        <w:t>• Barricades with warning signs would be established all around the excavated area.</w:t>
      </w:r>
      <w:r w:rsidRPr="007D21EA">
        <w:rPr>
          <w:rFonts w:ascii="Verdana" w:eastAsia="Times New Roman" w:hAnsi="Verdana"/>
          <w:color w:val="222222"/>
          <w:sz w:val="18"/>
          <w:szCs w:val="18"/>
        </w:rPr>
        <w:br/>
        <w:t>• All tools, plant, equipment and temporary facilities and all other items use to carry out the work should be in a safe, sound and good condition.</w:t>
      </w:r>
      <w:r w:rsidRPr="007D21EA">
        <w:rPr>
          <w:rFonts w:ascii="Verdana" w:eastAsia="Times New Roman" w:hAnsi="Verdana"/>
          <w:color w:val="222222"/>
          <w:sz w:val="18"/>
          <w:szCs w:val="18"/>
        </w:rPr>
        <w:br/>
        <w:t>• Alcoholic drinks and other substances, which may impair judgment, would be prohibited from the Site.</w:t>
      </w:r>
      <w:r w:rsidRPr="007D21EA">
        <w:rPr>
          <w:rFonts w:ascii="Verdana" w:eastAsia="Times New Roman" w:hAnsi="Verdana"/>
          <w:color w:val="222222"/>
          <w:sz w:val="18"/>
          <w:szCs w:val="18"/>
        </w:rPr>
        <w:br/>
        <w:t>• Snake Bite: When clearing shrubs and trees special attention would be made to protect workers from snake bite, and therefore, make sure all workers in this area would wear boots up to knees</w:t>
      </w:r>
      <w:r w:rsidRPr="007D21EA">
        <w:rPr>
          <w:rFonts w:ascii="Verdana" w:eastAsia="Times New Roman" w:hAnsi="Verdana"/>
          <w:color w:val="222222"/>
          <w:sz w:val="18"/>
          <w:szCs w:val="18"/>
        </w:rPr>
        <w:br/>
      </w:r>
      <w:r w:rsidRPr="007D21EA">
        <w:rPr>
          <w:rFonts w:ascii="Verdana" w:eastAsia="Times New Roman" w:hAnsi="Verdana"/>
          <w:color w:val="222222"/>
          <w:sz w:val="18"/>
          <w:szCs w:val="18"/>
        </w:rPr>
        <w:lastRenderedPageBreak/>
        <w:t xml:space="preserve">• Working Radius: </w:t>
      </w:r>
      <w:proofErr w:type="spellStart"/>
      <w:r w:rsidRPr="007D21EA">
        <w:rPr>
          <w:rFonts w:ascii="Verdana" w:eastAsia="Times New Roman" w:hAnsi="Verdana"/>
          <w:color w:val="222222"/>
          <w:sz w:val="18"/>
          <w:szCs w:val="18"/>
        </w:rPr>
        <w:t>Mammoties</w:t>
      </w:r>
      <w:proofErr w:type="spellEnd"/>
      <w:r w:rsidRPr="007D21EA">
        <w:rPr>
          <w:rFonts w:ascii="Verdana" w:eastAsia="Times New Roman" w:hAnsi="Verdana"/>
          <w:color w:val="222222"/>
          <w:sz w:val="18"/>
          <w:szCs w:val="18"/>
        </w:rPr>
        <w:t xml:space="preserve"> and jungle clearing knife should have working space to move freely without hurting other employees.</w:t>
      </w:r>
      <w:r w:rsidRPr="007D21EA">
        <w:rPr>
          <w:rFonts w:ascii="Verdana" w:eastAsia="Times New Roman" w:hAnsi="Verdana"/>
          <w:color w:val="222222"/>
          <w:sz w:val="18"/>
          <w:szCs w:val="18"/>
        </w:rPr>
        <w:br/>
        <w:t>• Fall Prevention Measures –Investigation would be take place to identify abandon wells and drainage systems in order to prevent from falling into abandon wells and drainage systems.</w:t>
      </w:r>
      <w:r w:rsidRPr="007D21EA">
        <w:rPr>
          <w:rFonts w:ascii="Verdana" w:eastAsia="Times New Roman" w:hAnsi="Verdana"/>
          <w:color w:val="222222"/>
          <w:sz w:val="18"/>
          <w:szCs w:val="18"/>
        </w:rPr>
        <w:br/>
        <w:t xml:space="preserve">• Workers would not be allowed to work in the stream water unless provide with a safety belt with a long lanyard in order to rescue them in case of drowning.  In addition, workers would be provided with </w:t>
      </w:r>
      <w:r w:rsidRPr="007D21EA">
        <w:rPr>
          <w:rFonts w:ascii="Verdana" w:eastAsia="Times New Roman" w:hAnsi="Verdana"/>
          <w:color w:val="009900"/>
          <w:sz w:val="18"/>
          <w:u w:val="single"/>
        </w:rPr>
        <w:t>life jackets</w:t>
      </w:r>
      <w:r w:rsidRPr="007D21EA">
        <w:rPr>
          <w:rFonts w:ascii="Verdana" w:eastAsia="Times New Roman" w:hAnsi="Verdana"/>
          <w:color w:val="222222"/>
          <w:sz w:val="18"/>
          <w:szCs w:val="18"/>
        </w:rPr>
        <w:t>.</w:t>
      </w:r>
      <w:r w:rsidRPr="007D21EA">
        <w:rPr>
          <w:rFonts w:ascii="Verdana" w:eastAsia="Times New Roman" w:hAnsi="Verdana"/>
          <w:color w:val="222222"/>
          <w:sz w:val="18"/>
          <w:szCs w:val="18"/>
        </w:rPr>
        <w:br/>
        <w:t>• A notice would be erected to prevent outsiders entering into our work sites, “No Entry for Outsiders”.</w:t>
      </w:r>
      <w:r w:rsidRPr="007D21EA">
        <w:rPr>
          <w:rFonts w:ascii="Verdana" w:eastAsia="Times New Roman" w:hAnsi="Verdana"/>
          <w:color w:val="222222"/>
          <w:sz w:val="18"/>
          <w:szCs w:val="18"/>
        </w:rPr>
        <w:br/>
        <w:t>• Signalmen would be deployed if the work spaces disturb traffic flow in the main road.  A traffic supervisor would also be deployed to take responsibility over the traffic control.</w:t>
      </w:r>
      <w:r w:rsidRPr="007D21EA">
        <w:rPr>
          <w:rFonts w:ascii="Verdana" w:eastAsia="Times New Roman" w:hAnsi="Verdana"/>
          <w:color w:val="222222"/>
          <w:sz w:val="18"/>
          <w:szCs w:val="18"/>
        </w:rPr>
        <w:br/>
        <w:t xml:space="preserve">• First Aide Facilities- </w:t>
      </w:r>
      <w:r w:rsidRPr="007D21EA">
        <w:rPr>
          <w:rFonts w:ascii="Verdana" w:eastAsia="Times New Roman" w:hAnsi="Verdana"/>
          <w:color w:val="009900"/>
          <w:sz w:val="18"/>
          <w:u w:val="single"/>
        </w:rPr>
        <w:t>First aid</w:t>
      </w:r>
      <w:r w:rsidRPr="007D21EA">
        <w:rPr>
          <w:rFonts w:ascii="Verdana" w:eastAsia="Times New Roman" w:hAnsi="Verdana"/>
          <w:color w:val="222222"/>
          <w:sz w:val="18"/>
          <w:szCs w:val="18"/>
        </w:rPr>
        <w:t xml:space="preserve"> facilities such as a first aide box would be made available for in case of minor injury treatment.</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5.2 Traffic Safety</w:t>
      </w:r>
      <w:r w:rsidRPr="007D21EA">
        <w:rPr>
          <w:rFonts w:ascii="Verdana" w:eastAsia="Times New Roman" w:hAnsi="Verdana"/>
          <w:color w:val="222222"/>
          <w:sz w:val="18"/>
          <w:szCs w:val="18"/>
        </w:rPr>
        <w:br/>
        <w:t>• All traffic safety arrangements would be implemented as specified in the Manual on Traffic Control Devices – Part II Traffic Control Devices for Road Works published by the National Safety Secretariat – Ministry of Highways.</w:t>
      </w:r>
      <w:r w:rsidRPr="007D21EA">
        <w:rPr>
          <w:rFonts w:ascii="Verdana" w:eastAsia="Times New Roman" w:hAnsi="Verdana"/>
          <w:color w:val="222222"/>
          <w:sz w:val="18"/>
          <w:szCs w:val="18"/>
        </w:rPr>
        <w:br/>
        <w:t xml:space="preserve">• One way traffic would be arranged placing two barricade boards on either sides, sufficient </w:t>
      </w:r>
      <w:r w:rsidRPr="007D21EA">
        <w:rPr>
          <w:rFonts w:ascii="Verdana" w:eastAsia="Times New Roman" w:hAnsi="Verdana"/>
          <w:color w:val="009900"/>
          <w:sz w:val="18"/>
          <w:u w:val="single"/>
        </w:rPr>
        <w:t>traffic cones</w:t>
      </w:r>
      <w:r w:rsidRPr="007D21EA">
        <w:rPr>
          <w:rFonts w:ascii="Verdana" w:eastAsia="Times New Roman" w:hAnsi="Verdana"/>
          <w:color w:val="222222"/>
          <w:sz w:val="18"/>
          <w:szCs w:val="18"/>
        </w:rPr>
        <w:t xml:space="preserve"> would be placed as required by the road bend and space, two signalmen would be deployed on either sides and two barrels would be placed in order to provide safety guard to the signalmen from oncoming </w:t>
      </w:r>
      <w:r w:rsidRPr="007D21EA">
        <w:rPr>
          <w:rFonts w:ascii="Verdana" w:eastAsia="Times New Roman" w:hAnsi="Verdana"/>
          <w:color w:val="009900"/>
          <w:sz w:val="18"/>
          <w:u w:val="single"/>
        </w:rPr>
        <w:t>vehicles</w:t>
      </w:r>
      <w:r w:rsidRPr="007D21EA">
        <w:rPr>
          <w:rFonts w:ascii="Verdana" w:eastAsia="Times New Roman" w:hAnsi="Verdana"/>
          <w:color w:val="222222"/>
          <w:sz w:val="18"/>
          <w:szCs w:val="18"/>
        </w:rPr>
        <w:t xml:space="preserve">, and barricade tapes would be tie up additional protection during cutting branches and </w:t>
      </w:r>
      <w:r w:rsidRPr="007D21EA">
        <w:rPr>
          <w:rFonts w:ascii="Verdana" w:eastAsia="Times New Roman" w:hAnsi="Verdana"/>
          <w:color w:val="009900"/>
          <w:sz w:val="18"/>
          <w:u w:val="single"/>
        </w:rPr>
        <w:t>truck</w:t>
      </w:r>
      <w:r w:rsidRPr="007D21EA">
        <w:rPr>
          <w:rFonts w:ascii="Verdana" w:eastAsia="Times New Roman" w:hAnsi="Verdana"/>
          <w:color w:val="222222"/>
          <w:sz w:val="18"/>
          <w:szCs w:val="18"/>
        </w:rPr>
        <w:t xml:space="preserve"> of the tree.</w:t>
      </w:r>
      <w:r w:rsidRPr="007D21EA">
        <w:rPr>
          <w:rFonts w:ascii="Verdana" w:eastAsia="Times New Roman" w:hAnsi="Verdana"/>
          <w:color w:val="222222"/>
          <w:sz w:val="18"/>
          <w:szCs w:val="18"/>
        </w:rPr>
        <w:br/>
      </w: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Pr="007D21EA" w:rsidRDefault="007D21EA" w:rsidP="007D21EA">
      <w:pPr>
        <w:shd w:val="clear" w:color="auto" w:fill="FFFFFF"/>
        <w:spacing w:after="150" w:line="300" w:lineRule="atLeast"/>
        <w:outlineLvl w:val="1"/>
        <w:rPr>
          <w:rFonts w:ascii="Arial" w:eastAsia="Times New Roman" w:hAnsi="Arial" w:cs="Arial"/>
          <w:color w:val="202020"/>
          <w:kern w:val="36"/>
          <w:sz w:val="27"/>
          <w:szCs w:val="27"/>
        </w:rPr>
      </w:pPr>
      <w:r w:rsidRPr="007D21EA">
        <w:rPr>
          <w:rFonts w:ascii="Arial" w:eastAsia="Times New Roman" w:hAnsi="Arial" w:cs="Arial"/>
          <w:color w:val="202020"/>
          <w:kern w:val="36"/>
          <w:sz w:val="27"/>
          <w:szCs w:val="27"/>
        </w:rPr>
        <w:t>Culvert Construction</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color w:val="222222"/>
          <w:sz w:val="18"/>
          <w:szCs w:val="18"/>
        </w:rPr>
        <w:t>November 1, 2010</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b/>
          <w:bCs/>
          <w:color w:val="222222"/>
          <w:sz w:val="18"/>
        </w:rPr>
        <w:t>1.0 Introduction</w:t>
      </w:r>
      <w:r w:rsidRPr="007D21EA">
        <w:rPr>
          <w:rFonts w:ascii="Verdana" w:eastAsia="Times New Roman" w:hAnsi="Verdana"/>
          <w:color w:val="222222"/>
          <w:sz w:val="18"/>
          <w:szCs w:val="18"/>
        </w:rPr>
        <w:br/>
        <w:t>Culvert Construction Procedure</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b/>
          <w:bCs/>
          <w:color w:val="222222"/>
          <w:sz w:val="18"/>
        </w:rPr>
        <w:t>2.0 Abbreviation</w:t>
      </w:r>
      <w:r w:rsidRPr="007D21EA">
        <w:rPr>
          <w:rFonts w:ascii="Verdana" w:eastAsia="Times New Roman" w:hAnsi="Verdana"/>
          <w:color w:val="222222"/>
          <w:sz w:val="18"/>
          <w:szCs w:val="18"/>
        </w:rPr>
        <w:br/>
        <w:t>SE       – Site Engineer</w:t>
      </w:r>
      <w:r w:rsidRPr="007D21EA">
        <w:rPr>
          <w:rFonts w:ascii="Verdana" w:eastAsia="Times New Roman" w:hAnsi="Verdana"/>
          <w:color w:val="222222"/>
          <w:sz w:val="18"/>
          <w:szCs w:val="18"/>
        </w:rPr>
        <w:br/>
        <w:t>TO       – Technical Officer</w:t>
      </w:r>
      <w:r w:rsidRPr="007D21EA">
        <w:rPr>
          <w:rFonts w:ascii="Verdana" w:eastAsia="Times New Roman" w:hAnsi="Verdana"/>
          <w:color w:val="222222"/>
          <w:sz w:val="18"/>
          <w:szCs w:val="18"/>
        </w:rPr>
        <w:br/>
        <w:t xml:space="preserve">PPE       – </w:t>
      </w:r>
      <w:r w:rsidRPr="007D21EA">
        <w:rPr>
          <w:rFonts w:ascii="Verdana" w:eastAsia="Times New Roman" w:hAnsi="Verdana"/>
          <w:color w:val="009900"/>
          <w:sz w:val="18"/>
          <w:u w:val="single"/>
        </w:rPr>
        <w:t>Personal</w:t>
      </w:r>
      <w:r w:rsidRPr="007D21EA">
        <w:rPr>
          <w:rFonts w:ascii="Verdana" w:eastAsia="Times New Roman" w:hAnsi="Verdana"/>
          <w:color w:val="222222"/>
          <w:sz w:val="18"/>
          <w:szCs w:val="18"/>
        </w:rPr>
        <w:t xml:space="preserve"> Protective Equipment</w:t>
      </w:r>
      <w:r w:rsidRPr="007D21EA">
        <w:rPr>
          <w:rFonts w:ascii="Verdana" w:eastAsia="Times New Roman" w:hAnsi="Verdana"/>
          <w:color w:val="222222"/>
          <w:sz w:val="18"/>
          <w:szCs w:val="18"/>
        </w:rPr>
        <w:br/>
        <w:t>QAE       – Quality Assurance Engineer</w:t>
      </w:r>
      <w:r w:rsidRPr="007D21EA">
        <w:rPr>
          <w:rFonts w:ascii="Verdana" w:eastAsia="Times New Roman" w:hAnsi="Verdana"/>
          <w:color w:val="222222"/>
          <w:sz w:val="18"/>
          <w:szCs w:val="18"/>
        </w:rPr>
        <w:br/>
        <w:t>ME       – Materials Engineer</w:t>
      </w:r>
      <w:r w:rsidRPr="007D21EA">
        <w:rPr>
          <w:rFonts w:ascii="Verdana" w:eastAsia="Times New Roman" w:hAnsi="Verdana"/>
          <w:color w:val="222222"/>
          <w:sz w:val="18"/>
          <w:szCs w:val="18"/>
        </w:rPr>
        <w:br/>
        <w:t>TS       – Technical Specification</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b/>
          <w:bCs/>
          <w:color w:val="222222"/>
          <w:sz w:val="18"/>
        </w:rPr>
        <w:t>3.0 Resources</w:t>
      </w:r>
    </w:p>
    <w:tbl>
      <w:tblPr>
        <w:tblW w:w="9675" w:type="dxa"/>
        <w:tblCellSpacing w:w="15" w:type="dxa"/>
        <w:tblCellMar>
          <w:top w:w="15" w:type="dxa"/>
          <w:left w:w="15" w:type="dxa"/>
          <w:bottom w:w="15" w:type="dxa"/>
          <w:right w:w="15" w:type="dxa"/>
        </w:tblCellMar>
        <w:tblLook w:val="04A0"/>
      </w:tblPr>
      <w:tblGrid>
        <w:gridCol w:w="2185"/>
        <w:gridCol w:w="2740"/>
        <w:gridCol w:w="4750"/>
      </w:tblGrid>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Man Power</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Equipment/ Tools</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Materials</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SE</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1 No. Back Hoe Loader (if necessary)</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15 mm thick Plywood Sheets</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TO</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1 No </w:t>
            </w:r>
            <w:r w:rsidRPr="007D21EA">
              <w:rPr>
                <w:rFonts w:ascii="Verdana" w:eastAsia="Times New Roman" w:hAnsi="Verdana"/>
                <w:color w:val="009900"/>
                <w:sz w:val="18"/>
                <w:u w:val="single"/>
              </w:rPr>
              <w:t>Excavator</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50 x 50mm and 50 x 25mm timber Reefers</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Surveyor1 No. Water Tanker </w:t>
            </w:r>
          </w:p>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Survey helpers</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Concrete Mixer</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Grade 15 &amp; 25 </w:t>
            </w:r>
            <w:r w:rsidRPr="007D21EA">
              <w:rPr>
                <w:rFonts w:ascii="Verdana" w:eastAsia="Times New Roman" w:hAnsi="Verdana"/>
                <w:color w:val="009900"/>
                <w:sz w:val="18"/>
                <w:u w:val="single"/>
              </w:rPr>
              <w:t>Concrete</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Supervisor</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Dump </w:t>
            </w:r>
            <w:r w:rsidRPr="007D21EA">
              <w:rPr>
                <w:rFonts w:ascii="Verdana" w:eastAsia="Times New Roman" w:hAnsi="Verdana"/>
                <w:color w:val="009900"/>
                <w:sz w:val="18"/>
                <w:u w:val="single"/>
              </w:rPr>
              <w:t>Truck</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Reinforcement Steel [Y10mm,Y12mm,Y16mm, Y25mm, 6mm]</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Skilled &amp; Unskilled </w:t>
            </w:r>
            <w:proofErr w:type="spellStart"/>
            <w:r w:rsidRPr="007D21EA">
              <w:rPr>
                <w:rFonts w:ascii="Verdana" w:eastAsia="Times New Roman" w:hAnsi="Verdana"/>
                <w:color w:val="222222"/>
                <w:sz w:val="18"/>
                <w:szCs w:val="18"/>
              </w:rPr>
              <w:t>laborers</w:t>
            </w:r>
            <w:proofErr w:type="spellEnd"/>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Rammer Compactor</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Binding wire</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proofErr w:type="spellStart"/>
            <w:r w:rsidRPr="007D21EA">
              <w:rPr>
                <w:rFonts w:ascii="Verdana" w:eastAsia="Times New Roman" w:hAnsi="Verdana"/>
                <w:color w:val="222222"/>
                <w:sz w:val="18"/>
                <w:szCs w:val="18"/>
              </w:rPr>
              <w:t>Leveling</w:t>
            </w:r>
            <w:proofErr w:type="spellEnd"/>
            <w:r w:rsidRPr="007D21EA">
              <w:rPr>
                <w:rFonts w:ascii="Verdana" w:eastAsia="Times New Roman" w:hAnsi="Verdana"/>
                <w:color w:val="222222"/>
                <w:sz w:val="18"/>
                <w:szCs w:val="18"/>
              </w:rPr>
              <w:t xml:space="preserve"> Instrument</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Polythene film</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009900"/>
                <w:sz w:val="18"/>
                <w:u w:val="single"/>
              </w:rPr>
              <w:t>Water Pump</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Mould Oil</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2 Nos. Poker vibrators( 1 is standby)</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Gunny Bags</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Wheel Barrows</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Backfill Material</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Mortar Pans</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Water</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Timber Planks/ Steel Plates</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Cover Blocks</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009900"/>
                <w:sz w:val="18"/>
                <w:u w:val="single"/>
              </w:rPr>
              <w:t>Hand Tools</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6”×4” Rubble</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Hydraulic Breaker (if necessary)</w:t>
            </w: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PVC Pipe(Type 600)</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Geo textile</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Metal for stone packing</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Cement</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 xml:space="preserve">Fine </w:t>
            </w:r>
            <w:r w:rsidRPr="007D21EA">
              <w:rPr>
                <w:rFonts w:ascii="Verdana" w:eastAsia="Times New Roman" w:hAnsi="Verdana"/>
                <w:color w:val="009900"/>
                <w:sz w:val="18"/>
                <w:u w:val="single"/>
              </w:rPr>
              <w:t>Aggregates</w:t>
            </w:r>
          </w:p>
        </w:tc>
      </w:tr>
      <w:tr w:rsidR="007D21EA" w:rsidRPr="007D21EA" w:rsidTr="007D21EA">
        <w:trPr>
          <w:tblCellSpacing w:w="15" w:type="dxa"/>
        </w:trPr>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p>
        </w:tc>
        <w:tc>
          <w:tcPr>
            <w:tcW w:w="0" w:type="auto"/>
            <w:vAlign w:val="center"/>
            <w:hideMark/>
          </w:tcPr>
          <w:p w:rsidR="007D21EA" w:rsidRPr="007D21EA" w:rsidRDefault="007D21EA" w:rsidP="007D21EA">
            <w:pPr>
              <w:rPr>
                <w:rFonts w:ascii="Verdana" w:eastAsia="Times New Roman" w:hAnsi="Verdana"/>
                <w:color w:val="222222"/>
                <w:sz w:val="18"/>
                <w:szCs w:val="18"/>
              </w:rPr>
            </w:pPr>
            <w:r w:rsidRPr="007D21EA">
              <w:rPr>
                <w:rFonts w:ascii="Verdana" w:eastAsia="Times New Roman" w:hAnsi="Verdana"/>
                <w:color w:val="222222"/>
                <w:sz w:val="18"/>
                <w:szCs w:val="18"/>
              </w:rPr>
              <w:t>Coarse Aggregates</w:t>
            </w:r>
          </w:p>
        </w:tc>
      </w:tr>
    </w:tbl>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b/>
          <w:bCs/>
          <w:color w:val="222222"/>
          <w:sz w:val="18"/>
        </w:rPr>
        <w:t>4.0 Quality Control Procedure</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b/>
          <w:bCs/>
          <w:color w:val="222222"/>
          <w:sz w:val="18"/>
        </w:rPr>
        <w:t>4.1 Material sampling and testing.</w:t>
      </w:r>
      <w:r w:rsidRPr="007D21EA">
        <w:rPr>
          <w:rFonts w:ascii="Verdana" w:eastAsia="Times New Roman" w:hAnsi="Verdana"/>
          <w:color w:val="222222"/>
          <w:sz w:val="18"/>
          <w:szCs w:val="18"/>
        </w:rPr>
        <w:br/>
        <w:t xml:space="preserve">The materials Engineer would take </w:t>
      </w:r>
      <w:r w:rsidRPr="007D21EA">
        <w:rPr>
          <w:rFonts w:ascii="Verdana" w:eastAsia="Times New Roman" w:hAnsi="Verdana"/>
          <w:color w:val="009900"/>
          <w:sz w:val="18"/>
          <w:u w:val="single"/>
        </w:rPr>
        <w:t>the samples</w:t>
      </w:r>
      <w:r w:rsidRPr="007D21EA">
        <w:rPr>
          <w:rFonts w:ascii="Verdana" w:eastAsia="Times New Roman" w:hAnsi="Verdana"/>
          <w:color w:val="222222"/>
          <w:sz w:val="18"/>
          <w:szCs w:val="18"/>
        </w:rPr>
        <w:t xml:space="preserve"> from required materials such as concrete and soil according to the specified frequency and locations.</w:t>
      </w:r>
      <w:r w:rsidRPr="007D21EA">
        <w:rPr>
          <w:rFonts w:ascii="Verdana" w:eastAsia="Times New Roman" w:hAnsi="Verdana"/>
          <w:color w:val="222222"/>
          <w:sz w:val="18"/>
          <w:szCs w:val="18"/>
        </w:rPr>
        <w:br/>
        <w:t xml:space="preserve">Concrete: in concrete, one set of cubes would be made per 10 </w:t>
      </w:r>
      <w:proofErr w:type="spellStart"/>
      <w:r w:rsidRPr="007D21EA">
        <w:rPr>
          <w:rFonts w:ascii="Verdana" w:eastAsia="Times New Roman" w:hAnsi="Verdana"/>
          <w:color w:val="222222"/>
          <w:sz w:val="18"/>
          <w:szCs w:val="18"/>
        </w:rPr>
        <w:t>cu.m</w:t>
      </w:r>
      <w:proofErr w:type="spellEnd"/>
      <w:r w:rsidRPr="007D21EA">
        <w:rPr>
          <w:rFonts w:ascii="Verdana" w:eastAsia="Times New Roman" w:hAnsi="Verdana"/>
          <w:color w:val="222222"/>
          <w:sz w:val="18"/>
          <w:szCs w:val="18"/>
        </w:rPr>
        <w:t xml:space="preserve"> of concrete. At least one sample would be taken on each day that a particular grade is used. Crushing strength of the concrete cubes would be tested for the samples at ages of 7 and 28 days. Each sample would be identified by identification No and it is displayed on the test cubes and a same identification No would be included in the sample register. The identification tag includes, the date of cast, age of test and date of test to be performed.</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b/>
          <w:bCs/>
          <w:color w:val="222222"/>
          <w:sz w:val="18"/>
        </w:rPr>
        <w:lastRenderedPageBreak/>
        <w:t xml:space="preserve">4.2 </w:t>
      </w:r>
      <w:hyperlink r:id="rId29" w:history="1">
        <w:r w:rsidRPr="007D21EA">
          <w:rPr>
            <w:rFonts w:ascii="Verdana" w:eastAsia="Times New Roman" w:hAnsi="Verdana"/>
            <w:b/>
            <w:bCs/>
            <w:color w:val="D51515"/>
            <w:sz w:val="18"/>
          </w:rPr>
          <w:t>Inspection Check list</w:t>
        </w:r>
      </w:hyperlink>
      <w:r w:rsidRPr="007D21EA">
        <w:rPr>
          <w:rFonts w:ascii="Verdana" w:eastAsia="Times New Roman" w:hAnsi="Verdana"/>
          <w:color w:val="222222"/>
          <w:sz w:val="18"/>
          <w:szCs w:val="18"/>
        </w:rPr>
        <w:br/>
      </w:r>
      <w:proofErr w:type="gramStart"/>
      <w:r w:rsidRPr="007D21EA">
        <w:rPr>
          <w:rFonts w:ascii="Verdana" w:eastAsia="Times New Roman" w:hAnsi="Verdana"/>
          <w:color w:val="222222"/>
          <w:sz w:val="18"/>
          <w:szCs w:val="18"/>
        </w:rPr>
        <w:t>To</w:t>
      </w:r>
      <w:proofErr w:type="gramEnd"/>
      <w:r w:rsidRPr="007D21EA">
        <w:rPr>
          <w:rFonts w:ascii="Verdana" w:eastAsia="Times New Roman" w:hAnsi="Verdana"/>
          <w:color w:val="222222"/>
          <w:sz w:val="18"/>
          <w:szCs w:val="18"/>
        </w:rPr>
        <w:t xml:space="preserve"> ensure that the all activities being performed with the expected quality, an inspection check list would be filled by the person in charge for the reconstruction of Culvert in case of Pre-construction, during construction and post construction. The</w:t>
      </w:r>
      <w:hyperlink r:id="rId30" w:history="1">
        <w:r w:rsidRPr="007D21EA">
          <w:rPr>
            <w:rFonts w:ascii="Verdana" w:eastAsia="Times New Roman" w:hAnsi="Verdana"/>
            <w:color w:val="D51515"/>
            <w:sz w:val="18"/>
          </w:rPr>
          <w:t xml:space="preserve"> inspection check list</w:t>
        </w:r>
      </w:hyperlink>
      <w:r w:rsidRPr="007D21EA">
        <w:rPr>
          <w:rFonts w:ascii="Verdana" w:eastAsia="Times New Roman" w:hAnsi="Verdana"/>
          <w:color w:val="222222"/>
          <w:sz w:val="18"/>
          <w:szCs w:val="18"/>
        </w:rPr>
        <w:t xml:space="preserve"> shall include the specific requirements, safety and environmental measures. </w:t>
      </w:r>
      <w:hyperlink r:id="rId31" w:history="1">
        <w:r w:rsidRPr="007D21EA">
          <w:rPr>
            <w:rFonts w:ascii="Verdana" w:eastAsia="Times New Roman" w:hAnsi="Verdana"/>
            <w:color w:val="D51515"/>
            <w:sz w:val="18"/>
          </w:rPr>
          <w:t>Inspection checklist for culvert construction</w:t>
        </w:r>
      </w:hyperlink>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b/>
          <w:bCs/>
          <w:color w:val="222222"/>
          <w:sz w:val="18"/>
        </w:rPr>
        <w:t>4.3 Dimension Control</w:t>
      </w:r>
      <w:r w:rsidRPr="007D21EA">
        <w:rPr>
          <w:rFonts w:ascii="Verdana" w:eastAsia="Times New Roman" w:hAnsi="Verdana"/>
          <w:color w:val="222222"/>
          <w:sz w:val="18"/>
          <w:szCs w:val="18"/>
        </w:rPr>
        <w:br/>
      </w:r>
      <w:proofErr w:type="gramStart"/>
      <w:r w:rsidRPr="007D21EA">
        <w:rPr>
          <w:rFonts w:ascii="Verdana" w:eastAsia="Times New Roman" w:hAnsi="Verdana"/>
          <w:color w:val="222222"/>
          <w:sz w:val="18"/>
          <w:szCs w:val="18"/>
        </w:rPr>
        <w:t>All</w:t>
      </w:r>
      <w:proofErr w:type="gramEnd"/>
      <w:r w:rsidRPr="007D21EA">
        <w:rPr>
          <w:rFonts w:ascii="Verdana" w:eastAsia="Times New Roman" w:hAnsi="Verdana"/>
          <w:color w:val="222222"/>
          <w:sz w:val="18"/>
          <w:szCs w:val="18"/>
        </w:rPr>
        <w:t xml:space="preserve"> specified lengths, widths and heights would be properly maintained during construction and all these dimensions would be checked with the inspection check list. In case of identifying the undesirable changes in specified dimensions and even   beyond the specified tolerances, the particular work would be reworked before the subsequent work.</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b/>
          <w:bCs/>
          <w:color w:val="222222"/>
          <w:sz w:val="18"/>
        </w:rPr>
        <w:t>5.0 Methodology of Work</w:t>
      </w:r>
      <w:r w:rsidRPr="007D21EA">
        <w:rPr>
          <w:rFonts w:ascii="Verdana" w:eastAsia="Times New Roman" w:hAnsi="Verdana"/>
          <w:color w:val="222222"/>
          <w:sz w:val="18"/>
          <w:szCs w:val="18"/>
        </w:rPr>
        <w:br/>
        <w:t>Methodology flow chart</w:t>
      </w:r>
      <w:proofErr w:type="gramStart"/>
      <w:r w:rsidRPr="007D21EA">
        <w:rPr>
          <w:rFonts w:ascii="Verdana" w:eastAsia="Times New Roman" w:hAnsi="Verdana"/>
          <w:color w:val="222222"/>
          <w:sz w:val="18"/>
          <w:szCs w:val="18"/>
        </w:rPr>
        <w:t>  and</w:t>
      </w:r>
      <w:proofErr w:type="gramEnd"/>
      <w:r w:rsidRPr="007D21EA">
        <w:rPr>
          <w:rFonts w:ascii="Verdana" w:eastAsia="Times New Roman" w:hAnsi="Verdana"/>
          <w:color w:val="222222"/>
          <w:sz w:val="18"/>
          <w:szCs w:val="18"/>
        </w:rPr>
        <w:t xml:space="preserve"> the work would be carried out for only half of the culvert first and second part would follow the finish of the first part.</w:t>
      </w:r>
    </w:p>
    <w:p w:rsidR="007D21EA" w:rsidRPr="007D21EA" w:rsidRDefault="007D21EA" w:rsidP="007D21EA">
      <w:pPr>
        <w:shd w:val="clear" w:color="auto" w:fill="FFFFFF"/>
        <w:spacing w:line="300" w:lineRule="atLeast"/>
        <w:rPr>
          <w:rFonts w:ascii="Verdana" w:eastAsia="Times New Roman" w:hAnsi="Verdana"/>
          <w:color w:val="222222"/>
          <w:sz w:val="18"/>
          <w:szCs w:val="18"/>
        </w:rPr>
      </w:pPr>
      <w:r w:rsidRPr="007D21EA">
        <w:rPr>
          <w:rFonts w:ascii="Verdana" w:eastAsia="Times New Roman" w:hAnsi="Verdana"/>
          <w:b/>
          <w:bCs/>
          <w:color w:val="222222"/>
          <w:sz w:val="18"/>
        </w:rPr>
        <w:t>5.1 Removal of Existing Structures</w:t>
      </w:r>
      <w:r w:rsidRPr="007D21EA">
        <w:rPr>
          <w:rFonts w:ascii="Verdana" w:eastAsia="Times New Roman" w:hAnsi="Verdana"/>
          <w:color w:val="222222"/>
          <w:sz w:val="18"/>
          <w:szCs w:val="18"/>
        </w:rPr>
        <w:br/>
      </w:r>
      <w:proofErr w:type="gramStart"/>
      <w:r w:rsidRPr="007D21EA">
        <w:rPr>
          <w:rFonts w:ascii="Verdana" w:eastAsia="Times New Roman" w:hAnsi="Verdana"/>
          <w:color w:val="222222"/>
          <w:sz w:val="18"/>
          <w:szCs w:val="18"/>
        </w:rPr>
        <w:t>Existing</w:t>
      </w:r>
      <w:proofErr w:type="gramEnd"/>
      <w:r w:rsidRPr="007D21EA">
        <w:rPr>
          <w:rFonts w:ascii="Verdana" w:eastAsia="Times New Roman" w:hAnsi="Verdana"/>
          <w:color w:val="222222"/>
          <w:sz w:val="18"/>
          <w:szCs w:val="18"/>
        </w:rPr>
        <w:t xml:space="preserve"> structures would be removed with prior approval of the Engineer and as per the Technical Specification.</w:t>
      </w:r>
      <w:r w:rsidRPr="007D21EA">
        <w:rPr>
          <w:rFonts w:ascii="Verdana" w:eastAsia="Times New Roman" w:hAnsi="Verdana"/>
          <w:color w:val="222222"/>
          <w:sz w:val="18"/>
          <w:szCs w:val="18"/>
        </w:rPr>
        <w:br/>
      </w:r>
    </w:p>
    <w:p w:rsidR="007D21EA" w:rsidRPr="007D21EA" w:rsidRDefault="007D21EA" w:rsidP="007D21EA">
      <w:pPr>
        <w:shd w:val="clear" w:color="auto" w:fill="FFFFFF"/>
        <w:spacing w:line="300" w:lineRule="atLeast"/>
        <w:rPr>
          <w:ins w:id="11" w:author="Unknown"/>
          <w:rFonts w:ascii="Verdana" w:eastAsia="Times New Roman" w:hAnsi="Verdana"/>
          <w:color w:val="222222"/>
          <w:sz w:val="18"/>
          <w:szCs w:val="18"/>
        </w:rPr>
      </w:pPr>
      <w:ins w:id="12" w:author="Unknown">
        <w:r w:rsidRPr="007D21EA">
          <w:rPr>
            <w:rFonts w:ascii="Verdana" w:eastAsia="Times New Roman" w:hAnsi="Verdana"/>
            <w:color w:val="222222"/>
            <w:sz w:val="18"/>
            <w:szCs w:val="18"/>
          </w:rPr>
          <w:pict/>
        </w:r>
      </w:ins>
      <w:r w:rsidRPr="007D21EA">
        <w:rPr>
          <w:rFonts w:ascii="Verdana" w:eastAsia="Times New Roman" w:hAnsi="Verdana"/>
          <w:color w:val="222222"/>
          <w:sz w:val="18"/>
          <w:szCs w:val="18"/>
        </w:rPr>
        <w:pict/>
      </w:r>
      <w:ins w:id="13" w:author="Unknown">
        <w:r w:rsidRPr="007D21EA">
          <w:rPr>
            <w:rFonts w:ascii="Verdana" w:eastAsia="Times New Roman" w:hAnsi="Verdana"/>
            <w:color w:val="222222"/>
            <w:sz w:val="18"/>
            <w:szCs w:val="18"/>
          </w:rPr>
          <w:br/>
        </w:r>
        <w:r w:rsidRPr="007D21EA">
          <w:rPr>
            <w:rFonts w:ascii="Verdana" w:eastAsia="Times New Roman" w:hAnsi="Verdana"/>
            <w:b/>
            <w:bCs/>
            <w:color w:val="222222"/>
            <w:sz w:val="18"/>
          </w:rPr>
          <w:t>5.2 Excavation</w:t>
        </w:r>
        <w:r w:rsidRPr="007D21EA">
          <w:rPr>
            <w:rFonts w:ascii="Verdana" w:eastAsia="Times New Roman" w:hAnsi="Verdana"/>
            <w:color w:val="222222"/>
            <w:sz w:val="18"/>
            <w:szCs w:val="18"/>
          </w:rPr>
          <w:br/>
          <w:t>1. This work consists of the necessary excavation for foundation of culverts, head walls, wing walls and other structures.</w:t>
        </w:r>
        <w:r w:rsidRPr="007D21EA">
          <w:rPr>
            <w:rFonts w:ascii="Verdana" w:eastAsia="Times New Roman" w:hAnsi="Verdana"/>
            <w:color w:val="222222"/>
            <w:sz w:val="18"/>
            <w:szCs w:val="18"/>
          </w:rPr>
          <w:br/>
          <w:t>2. Necessary diverting of streams, construction and subsequent removal of necessary</w:t>
        </w:r>
        <w:r w:rsidRPr="007D21EA">
          <w:rPr>
            <w:rFonts w:ascii="Verdana" w:eastAsia="Times New Roman" w:hAnsi="Verdana"/>
            <w:color w:val="222222"/>
            <w:sz w:val="18"/>
            <w:szCs w:val="18"/>
          </w:rPr>
          <w:br/>
          <w:t xml:space="preserve">coffer </w:t>
        </w:r>
        <w:proofErr w:type="spellStart"/>
        <w:r w:rsidRPr="007D21EA">
          <w:rPr>
            <w:rFonts w:ascii="Verdana" w:eastAsia="Times New Roman" w:hAnsi="Verdana"/>
            <w:color w:val="222222"/>
            <w:sz w:val="18"/>
            <w:szCs w:val="18"/>
          </w:rPr>
          <w:t>dams,sheet</w:t>
        </w:r>
        <w:proofErr w:type="spellEnd"/>
        <w:r w:rsidRPr="007D21EA">
          <w:rPr>
            <w:rFonts w:ascii="Verdana" w:eastAsia="Times New Roman" w:hAnsi="Verdana"/>
            <w:color w:val="222222"/>
            <w:sz w:val="18"/>
            <w:szCs w:val="18"/>
          </w:rPr>
          <w:t xml:space="preserve"> pile driving, shoring, dewatering, pumping and removal of any obstructions for placing the foundation, backfilling, clearing the site of debris and the disposal of excess excavated materials would be also included in this work schedule.</w:t>
        </w:r>
        <w:r w:rsidRPr="007D21EA">
          <w:rPr>
            <w:rFonts w:ascii="Verdana" w:eastAsia="Times New Roman" w:hAnsi="Verdana"/>
            <w:color w:val="222222"/>
            <w:sz w:val="18"/>
            <w:szCs w:val="18"/>
          </w:rPr>
          <w:br/>
          <w:t>3. Prior to commencement of excavation, the limit of excavation would be set out as shown in the drawings and directed by the Engineer.</w:t>
        </w:r>
        <w:r w:rsidRPr="007D21EA">
          <w:rPr>
            <w:rFonts w:ascii="Verdana" w:eastAsia="Times New Roman" w:hAnsi="Verdana"/>
            <w:color w:val="222222"/>
            <w:sz w:val="18"/>
            <w:szCs w:val="18"/>
          </w:rPr>
          <w:br/>
          <w:t xml:space="preserve">4. All excess soil and other material from the excavation including logs, boulders etc would be removed from the site and disposed to the locations approved by the Engineer. </w:t>
        </w:r>
      </w:ins>
    </w:p>
    <w:p w:rsidR="007D21EA" w:rsidRPr="007D21EA" w:rsidRDefault="007D21EA" w:rsidP="007D21EA">
      <w:pPr>
        <w:shd w:val="clear" w:color="auto" w:fill="FFFFFF"/>
        <w:spacing w:line="300" w:lineRule="atLeast"/>
        <w:rPr>
          <w:ins w:id="14" w:author="Unknown"/>
          <w:rFonts w:ascii="Verdana" w:eastAsia="Times New Roman" w:hAnsi="Verdana"/>
          <w:color w:val="222222"/>
          <w:sz w:val="18"/>
          <w:szCs w:val="18"/>
        </w:rPr>
      </w:pPr>
      <w:ins w:id="15" w:author="Unknown">
        <w:r w:rsidRPr="007D21EA">
          <w:rPr>
            <w:rFonts w:ascii="Verdana" w:eastAsia="Times New Roman" w:hAnsi="Verdana"/>
            <w:b/>
            <w:bCs/>
            <w:color w:val="222222"/>
            <w:sz w:val="18"/>
          </w:rPr>
          <w:t xml:space="preserve">5.3 Structural &amp; Masonry Work </w:t>
        </w:r>
      </w:ins>
    </w:p>
    <w:p w:rsidR="007D21EA" w:rsidRPr="007D21EA" w:rsidRDefault="007D21EA" w:rsidP="007D21EA">
      <w:pPr>
        <w:shd w:val="clear" w:color="auto" w:fill="FFFFFF"/>
        <w:spacing w:line="300" w:lineRule="atLeast"/>
        <w:rPr>
          <w:ins w:id="16" w:author="Unknown"/>
          <w:rFonts w:ascii="Verdana" w:eastAsia="Times New Roman" w:hAnsi="Verdana"/>
          <w:color w:val="222222"/>
          <w:sz w:val="18"/>
          <w:szCs w:val="18"/>
        </w:rPr>
      </w:pPr>
      <w:ins w:id="17" w:author="Unknown">
        <w:r w:rsidRPr="007D21EA">
          <w:rPr>
            <w:rFonts w:ascii="Verdana" w:eastAsia="Times New Roman" w:hAnsi="Verdana"/>
            <w:color w:val="222222"/>
            <w:sz w:val="18"/>
            <w:szCs w:val="18"/>
          </w:rPr>
          <w:t>1. Prior to commencement structural and masonry work, the excavated areas would be compacted to the required level given by the Engineer if necessary.</w:t>
        </w:r>
        <w:r w:rsidRPr="007D21EA">
          <w:rPr>
            <w:rFonts w:ascii="Verdana" w:eastAsia="Times New Roman" w:hAnsi="Verdana"/>
            <w:color w:val="222222"/>
            <w:sz w:val="18"/>
            <w:szCs w:val="18"/>
          </w:rPr>
          <w:br/>
          <w:t>2. Concrete trial mixing, sampling and testing would be carried out as mentioned in</w:t>
        </w:r>
        <w:proofErr w:type="gramStart"/>
        <w:r w:rsidRPr="007D21EA">
          <w:rPr>
            <w:rFonts w:ascii="Verdana" w:eastAsia="Times New Roman" w:hAnsi="Verdana"/>
            <w:color w:val="222222"/>
            <w:sz w:val="18"/>
            <w:szCs w:val="18"/>
          </w:rPr>
          <w:t>  Technical</w:t>
        </w:r>
        <w:proofErr w:type="gramEnd"/>
        <w:r w:rsidRPr="007D21EA">
          <w:rPr>
            <w:rFonts w:ascii="Verdana" w:eastAsia="Times New Roman" w:hAnsi="Verdana"/>
            <w:color w:val="222222"/>
            <w:sz w:val="18"/>
            <w:szCs w:val="18"/>
          </w:rPr>
          <w:t xml:space="preserve"> Specification and accordance with the BS 1881 standard and subsequently all the </w:t>
        </w:r>
        <w:r w:rsidRPr="007D21EA">
          <w:rPr>
            <w:rFonts w:ascii="Verdana" w:eastAsia="Times New Roman" w:hAnsi="Verdana"/>
            <w:color w:val="009900"/>
            <w:sz w:val="18"/>
            <w:u w:val="single"/>
          </w:rPr>
          <w:t>test results</w:t>
        </w:r>
        <w:r w:rsidRPr="007D21EA">
          <w:rPr>
            <w:rFonts w:ascii="Verdana" w:eastAsia="Times New Roman" w:hAnsi="Verdana"/>
            <w:color w:val="222222"/>
            <w:sz w:val="18"/>
            <w:szCs w:val="18"/>
          </w:rPr>
          <w:t xml:space="preserve"> would be submitted to the Engineer for approval.</w:t>
        </w:r>
        <w:r w:rsidRPr="007D21EA">
          <w:rPr>
            <w:rFonts w:ascii="Verdana" w:eastAsia="Times New Roman" w:hAnsi="Verdana"/>
            <w:color w:val="222222"/>
            <w:sz w:val="18"/>
            <w:szCs w:val="18"/>
          </w:rPr>
          <w:br/>
          <w:t>3. Subsequently form work of base and re-bar would be carried out according to the construction drawings and the base would be made with a grade as instructed by the Engineer and concrete would be thoroughly compacted by vibration.</w:t>
        </w:r>
        <w:r w:rsidRPr="007D21EA">
          <w:rPr>
            <w:rFonts w:ascii="Verdana" w:eastAsia="Times New Roman" w:hAnsi="Verdana"/>
            <w:color w:val="222222"/>
            <w:sz w:val="18"/>
            <w:szCs w:val="18"/>
          </w:rPr>
          <w:br/>
          <w:t>4. Concrete would be placed in such a manner as to avoid segregation by means of chutes and the displacement of reinforcing bars and would be spread in horizontal layers where practicable.</w:t>
        </w:r>
        <w:r w:rsidRPr="007D21EA">
          <w:rPr>
            <w:rFonts w:ascii="Verdana" w:eastAsia="Times New Roman" w:hAnsi="Verdana"/>
            <w:color w:val="222222"/>
            <w:sz w:val="18"/>
            <w:szCs w:val="18"/>
          </w:rPr>
          <w:br/>
          <w:t>5. All concrete surfaces would be kept wet for 7 days after placing concrete.</w:t>
        </w:r>
        <w:r w:rsidRPr="007D21EA">
          <w:rPr>
            <w:rFonts w:ascii="Verdana" w:eastAsia="Times New Roman" w:hAnsi="Verdana"/>
            <w:color w:val="222222"/>
            <w:sz w:val="18"/>
            <w:szCs w:val="18"/>
          </w:rPr>
          <w:br/>
          <w:t xml:space="preserve">6. Abutment and wing wall would be constructed by using random rubble or concrete up to the level of capping beam with providing weep holes as per the </w:t>
        </w:r>
        <w:r w:rsidRPr="007D21EA">
          <w:rPr>
            <w:rFonts w:ascii="Verdana" w:eastAsia="Times New Roman" w:hAnsi="Verdana"/>
            <w:color w:val="222222"/>
            <w:sz w:val="18"/>
            <w:szCs w:val="18"/>
          </w:rPr>
          <w:lastRenderedPageBreak/>
          <w:t>details given by the Engineer.</w:t>
        </w:r>
        <w:r w:rsidRPr="007D21EA">
          <w:rPr>
            <w:rFonts w:ascii="Verdana" w:eastAsia="Times New Roman" w:hAnsi="Verdana"/>
            <w:color w:val="222222"/>
            <w:sz w:val="18"/>
            <w:szCs w:val="18"/>
          </w:rPr>
          <w:br/>
          <w:t>7. All the exposed surfaces of RRM would be plastered with cement mortar.</w:t>
        </w:r>
        <w:r w:rsidRPr="007D21EA">
          <w:rPr>
            <w:rFonts w:ascii="Verdana" w:eastAsia="Times New Roman" w:hAnsi="Verdana"/>
            <w:color w:val="222222"/>
            <w:sz w:val="18"/>
            <w:szCs w:val="18"/>
          </w:rPr>
          <w:br/>
          <w:t>8. As done in the base all the procedures would be carried out for constructing the capping beam as per the construction drawings.</w:t>
        </w:r>
        <w:r w:rsidRPr="007D21EA">
          <w:rPr>
            <w:rFonts w:ascii="Verdana" w:eastAsia="Times New Roman" w:hAnsi="Verdana"/>
            <w:color w:val="222222"/>
            <w:sz w:val="18"/>
            <w:szCs w:val="18"/>
          </w:rPr>
          <w:br/>
          <w:t>9. Having completed all the necessary work in placing reinforcing bars and form work, the deck would be concreted with a grade as instructed by the Engineer.</w:t>
        </w:r>
        <w:r w:rsidRPr="007D21EA">
          <w:rPr>
            <w:rFonts w:ascii="Verdana" w:eastAsia="Times New Roman" w:hAnsi="Verdana"/>
            <w:color w:val="222222"/>
            <w:sz w:val="18"/>
            <w:szCs w:val="18"/>
          </w:rPr>
          <w:br/>
          <w:t>10. The surface of the deck would be kept wet for at least 7 days after placing concrete.</w:t>
        </w:r>
        <w:r w:rsidRPr="007D21EA">
          <w:rPr>
            <w:rFonts w:ascii="Verdana" w:eastAsia="Times New Roman" w:hAnsi="Verdana"/>
            <w:color w:val="222222"/>
            <w:sz w:val="18"/>
            <w:szCs w:val="18"/>
          </w:rPr>
          <w:br/>
          <w:t xml:space="preserve">11. No temporary </w:t>
        </w:r>
        <w:r w:rsidRPr="007D21EA">
          <w:rPr>
            <w:rFonts w:ascii="Verdana" w:eastAsia="Times New Roman" w:hAnsi="Verdana"/>
            <w:color w:val="009900"/>
            <w:sz w:val="18"/>
            <w:u w:val="single"/>
          </w:rPr>
          <w:t>loads</w:t>
        </w:r>
        <w:r w:rsidRPr="007D21EA">
          <w:rPr>
            <w:rFonts w:ascii="Verdana" w:eastAsia="Times New Roman" w:hAnsi="Verdana"/>
            <w:color w:val="222222"/>
            <w:sz w:val="18"/>
            <w:szCs w:val="18"/>
          </w:rPr>
          <w:t xml:space="preserve"> would be placed on the deck. Deck slab would be opened to traffic after the Engineer’s direction and not sooner than 28 days after the placing of the concrete has been completed.</w:t>
        </w:r>
      </w:ins>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EC6DE1" w:rsidRPr="00EC6DE1" w:rsidRDefault="00EC6DE1" w:rsidP="00EC6DE1">
      <w:pPr>
        <w:shd w:val="clear" w:color="auto" w:fill="FFFFFF"/>
        <w:spacing w:after="150" w:line="300" w:lineRule="atLeast"/>
        <w:outlineLvl w:val="1"/>
        <w:rPr>
          <w:rFonts w:ascii="Arial" w:eastAsia="Times New Roman" w:hAnsi="Arial" w:cs="Arial"/>
          <w:color w:val="202020"/>
          <w:kern w:val="36"/>
          <w:sz w:val="27"/>
          <w:szCs w:val="27"/>
        </w:rPr>
      </w:pPr>
      <w:r w:rsidRPr="00EC6DE1">
        <w:rPr>
          <w:rFonts w:ascii="Arial" w:eastAsia="Times New Roman" w:hAnsi="Arial" w:cs="Arial"/>
          <w:color w:val="202020"/>
          <w:kern w:val="36"/>
          <w:sz w:val="27"/>
          <w:szCs w:val="27"/>
        </w:rPr>
        <w:t>Bituminous Surface Treatment</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November 2, 2010</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1.0 Introduction</w:t>
      </w:r>
      <w:r w:rsidRPr="00EC6DE1">
        <w:rPr>
          <w:rFonts w:ascii="Verdana" w:eastAsia="Times New Roman" w:hAnsi="Verdana"/>
          <w:color w:val="222222"/>
          <w:sz w:val="18"/>
          <w:szCs w:val="18"/>
        </w:rPr>
        <w:br/>
        <w:t>This method statement covers all the procedures to be adopted for asphalt concrete surfacing work consisting of furnishing materials, mixing at a central plant, and spreading and compacting asphalt concrete wearing, binder and regulating course on an approved base course.</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2.0 Abbreviation</w:t>
      </w:r>
      <w:r w:rsidRPr="00EC6DE1">
        <w:rPr>
          <w:rFonts w:ascii="Verdana" w:eastAsia="Times New Roman" w:hAnsi="Verdana"/>
          <w:color w:val="222222"/>
          <w:sz w:val="18"/>
          <w:szCs w:val="18"/>
        </w:rPr>
        <w:br/>
        <w:t>CM</w:t>
      </w:r>
      <w:proofErr w:type="gramStart"/>
      <w:r w:rsidRPr="00EC6DE1">
        <w:rPr>
          <w:rFonts w:ascii="Verdana" w:eastAsia="Times New Roman" w:hAnsi="Verdana"/>
          <w:color w:val="222222"/>
          <w:sz w:val="18"/>
          <w:szCs w:val="18"/>
        </w:rPr>
        <w:t>  –</w:t>
      </w:r>
      <w:proofErr w:type="gramEnd"/>
      <w:r w:rsidRPr="00EC6DE1">
        <w:rPr>
          <w:rFonts w:ascii="Verdana" w:eastAsia="Times New Roman" w:hAnsi="Verdana"/>
          <w:color w:val="222222"/>
          <w:sz w:val="18"/>
          <w:szCs w:val="18"/>
        </w:rPr>
        <w:t xml:space="preserve"> </w:t>
      </w:r>
      <w:r w:rsidRPr="00EC6DE1">
        <w:rPr>
          <w:rFonts w:ascii="Verdana" w:eastAsia="Times New Roman" w:hAnsi="Verdana"/>
          <w:color w:val="009900"/>
          <w:sz w:val="18"/>
          <w:u w:val="single"/>
        </w:rPr>
        <w:t>Construction Manager</w:t>
      </w:r>
      <w:r w:rsidRPr="00EC6DE1">
        <w:rPr>
          <w:rFonts w:ascii="Verdana" w:eastAsia="Times New Roman" w:hAnsi="Verdana"/>
          <w:color w:val="222222"/>
          <w:sz w:val="18"/>
          <w:szCs w:val="18"/>
        </w:rPr>
        <w:br/>
        <w:t>SE    - Site Engineer</w:t>
      </w:r>
      <w:r w:rsidRPr="00EC6DE1">
        <w:rPr>
          <w:rFonts w:ascii="Verdana" w:eastAsia="Times New Roman" w:hAnsi="Verdana"/>
          <w:color w:val="222222"/>
          <w:sz w:val="18"/>
          <w:szCs w:val="18"/>
        </w:rPr>
        <w:br/>
        <w:t>SEO  – Safety &amp; Environmental Officer</w:t>
      </w:r>
      <w:r w:rsidRPr="00EC6DE1">
        <w:rPr>
          <w:rFonts w:ascii="Verdana" w:eastAsia="Times New Roman" w:hAnsi="Verdana"/>
          <w:color w:val="222222"/>
          <w:sz w:val="18"/>
          <w:szCs w:val="18"/>
        </w:rPr>
        <w:br/>
        <w:t>ME   – Material Engineer</w:t>
      </w:r>
      <w:r w:rsidRPr="00EC6DE1">
        <w:rPr>
          <w:rFonts w:ascii="Verdana" w:eastAsia="Times New Roman" w:hAnsi="Verdana"/>
          <w:color w:val="222222"/>
          <w:sz w:val="18"/>
          <w:szCs w:val="18"/>
        </w:rPr>
        <w:br/>
        <w:t xml:space="preserve">PPE  – </w:t>
      </w:r>
      <w:r w:rsidRPr="00EC6DE1">
        <w:rPr>
          <w:rFonts w:ascii="Verdana" w:eastAsia="Times New Roman" w:hAnsi="Verdana"/>
          <w:color w:val="009900"/>
          <w:sz w:val="18"/>
          <w:u w:val="single"/>
        </w:rPr>
        <w:t>Personal</w:t>
      </w:r>
      <w:r w:rsidRPr="00EC6DE1">
        <w:rPr>
          <w:rFonts w:ascii="Verdana" w:eastAsia="Times New Roman" w:hAnsi="Verdana"/>
          <w:color w:val="222222"/>
          <w:sz w:val="18"/>
          <w:szCs w:val="18"/>
        </w:rPr>
        <w:t xml:space="preserve"> Protective Equipment</w:t>
      </w:r>
    </w:p>
    <w:tbl>
      <w:tblPr>
        <w:tblW w:w="9675" w:type="dxa"/>
        <w:tblCellSpacing w:w="15" w:type="dxa"/>
        <w:tblCellMar>
          <w:top w:w="15" w:type="dxa"/>
          <w:left w:w="15" w:type="dxa"/>
          <w:bottom w:w="15" w:type="dxa"/>
          <w:right w:w="15" w:type="dxa"/>
        </w:tblCellMar>
        <w:tblLook w:val="04A0"/>
      </w:tblPr>
      <w:tblGrid>
        <w:gridCol w:w="5441"/>
        <w:gridCol w:w="4234"/>
      </w:tblGrid>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b/>
                <w:bCs/>
                <w:color w:val="222222"/>
                <w:sz w:val="18"/>
              </w:rPr>
              <w:t>Man Power</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b/>
                <w:bCs/>
                <w:color w:val="222222"/>
                <w:sz w:val="18"/>
              </w:rPr>
              <w:t>Equipment</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CM</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 xml:space="preserve">Asphalt Plant (2 </w:t>
            </w:r>
            <w:proofErr w:type="spellStart"/>
            <w:r w:rsidRPr="00EC6DE1">
              <w:rPr>
                <w:rFonts w:ascii="Verdana" w:eastAsia="Times New Roman" w:hAnsi="Verdana"/>
                <w:color w:val="222222"/>
                <w:sz w:val="18"/>
                <w:szCs w:val="18"/>
              </w:rPr>
              <w:t>nos</w:t>
            </w:r>
            <w:proofErr w:type="spellEnd"/>
            <w:r w:rsidRPr="00EC6DE1">
              <w:rPr>
                <w:rFonts w:ascii="Verdana" w:eastAsia="Times New Roman" w:hAnsi="Verdana"/>
                <w:color w:val="222222"/>
                <w:sz w:val="18"/>
                <w:szCs w:val="18"/>
              </w:rPr>
              <w:t>)</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SE</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Water Bowser</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ME</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Tandem Roller</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SEO</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 xml:space="preserve">Dump </w:t>
            </w:r>
            <w:r w:rsidRPr="00EC6DE1">
              <w:rPr>
                <w:rFonts w:ascii="Verdana" w:eastAsia="Times New Roman" w:hAnsi="Verdana"/>
                <w:color w:val="009900"/>
                <w:sz w:val="18"/>
                <w:u w:val="single"/>
              </w:rPr>
              <w:t>Trucks</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Lab Technicians &amp; Helpers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Asphalt Paver</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Surveyor</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009900"/>
                <w:sz w:val="18"/>
                <w:u w:val="single"/>
              </w:rPr>
              <w:t>Air Compressor</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Survey Helpers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Tire Roller</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Supervisor/Foreman</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Asphalt Distributor</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Operator (A/P Finisher)</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Operator (Tandem Roller)</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Operators (Tire Rollers)</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 xml:space="preserve">Driver – </w:t>
            </w:r>
            <w:r w:rsidRPr="00EC6DE1">
              <w:rPr>
                <w:rFonts w:ascii="Verdana" w:eastAsia="Times New Roman" w:hAnsi="Verdana"/>
                <w:color w:val="009900"/>
                <w:sz w:val="18"/>
                <w:u w:val="single"/>
              </w:rPr>
              <w:t>Distributor</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Driver -  Dump Truck</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 xml:space="preserve">Skilled &amp; Unskilled </w:t>
            </w:r>
            <w:proofErr w:type="spellStart"/>
            <w:r w:rsidRPr="00EC6DE1">
              <w:rPr>
                <w:rFonts w:ascii="Verdana" w:eastAsia="Times New Roman" w:hAnsi="Verdana"/>
                <w:color w:val="222222"/>
                <w:sz w:val="18"/>
                <w:szCs w:val="18"/>
              </w:rPr>
              <w:t>laborers</w:t>
            </w:r>
            <w:proofErr w:type="spellEnd"/>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bl>
    <w:p w:rsidR="00EC6DE1" w:rsidRPr="00EC6DE1" w:rsidRDefault="00EC6DE1" w:rsidP="00EC6DE1">
      <w:pPr>
        <w:shd w:val="clear" w:color="auto" w:fill="FFFFFF"/>
        <w:spacing w:line="300" w:lineRule="atLeast"/>
        <w:rPr>
          <w:rFonts w:ascii="Verdana" w:eastAsia="Times New Roman" w:hAnsi="Verdana"/>
          <w:color w:val="222222"/>
          <w:sz w:val="18"/>
          <w:szCs w:val="18"/>
        </w:rPr>
      </w:pPr>
      <w:proofErr w:type="gramStart"/>
      <w:r w:rsidRPr="00EC6DE1">
        <w:rPr>
          <w:rFonts w:ascii="Verdana" w:eastAsia="Times New Roman" w:hAnsi="Verdana"/>
          <w:b/>
          <w:bCs/>
          <w:color w:val="222222"/>
          <w:sz w:val="18"/>
        </w:rPr>
        <w:t>Material</w:t>
      </w:r>
      <w:r w:rsidRPr="00EC6DE1">
        <w:rPr>
          <w:rFonts w:ascii="Verdana" w:eastAsia="Times New Roman" w:hAnsi="Verdana"/>
          <w:color w:val="222222"/>
          <w:sz w:val="18"/>
          <w:szCs w:val="18"/>
        </w:rPr>
        <w:br/>
        <w:t>1.</w:t>
      </w:r>
      <w:proofErr w:type="gramEnd"/>
      <w:r w:rsidRPr="00EC6DE1">
        <w:rPr>
          <w:rFonts w:ascii="Verdana" w:eastAsia="Times New Roman" w:hAnsi="Verdana"/>
          <w:color w:val="222222"/>
          <w:sz w:val="18"/>
          <w:szCs w:val="18"/>
        </w:rPr>
        <w:t xml:space="preserve"> The material would be composed basically of graded crushed coarse aggregate, fine aggregate, filler, asphalt material, tack coat (CRS-1) and prime coat (MC-30).</w:t>
      </w:r>
      <w:r w:rsidRPr="00EC6DE1">
        <w:rPr>
          <w:rFonts w:ascii="Verdana" w:eastAsia="Times New Roman" w:hAnsi="Verdana"/>
          <w:color w:val="222222"/>
          <w:sz w:val="18"/>
          <w:szCs w:val="18"/>
        </w:rPr>
        <w:br/>
        <w:t>2. The several mineral constituents would be sized, uniformly graded and combined in such proportions that the resulting blend meets the grading requirements for the specific type under the contract.</w:t>
      </w:r>
      <w:r w:rsidRPr="00EC6DE1">
        <w:rPr>
          <w:rFonts w:ascii="Verdana" w:eastAsia="Times New Roman" w:hAnsi="Verdana"/>
          <w:color w:val="222222"/>
          <w:sz w:val="18"/>
          <w:szCs w:val="18"/>
        </w:rPr>
        <w:br/>
        <w:t xml:space="preserve">3. Temperature, Delivery of </w:t>
      </w:r>
      <w:proofErr w:type="gramStart"/>
      <w:r w:rsidRPr="00EC6DE1">
        <w:rPr>
          <w:rFonts w:ascii="Verdana" w:eastAsia="Times New Roman" w:hAnsi="Verdana"/>
          <w:color w:val="222222"/>
          <w:sz w:val="18"/>
          <w:szCs w:val="18"/>
        </w:rPr>
        <w:t>Mixture :</w:t>
      </w:r>
      <w:proofErr w:type="gramEnd"/>
      <w:r w:rsidRPr="00EC6DE1">
        <w:rPr>
          <w:rFonts w:ascii="Verdana" w:eastAsia="Times New Roman" w:hAnsi="Verdana"/>
          <w:color w:val="222222"/>
          <w:sz w:val="18"/>
          <w:szCs w:val="18"/>
        </w:rPr>
        <w:t xml:space="preserve"> 105º C ~160º C</w:t>
      </w:r>
      <w:r w:rsidRPr="00EC6DE1">
        <w:rPr>
          <w:rFonts w:ascii="Verdana" w:eastAsia="Times New Roman" w:hAnsi="Verdana"/>
          <w:color w:val="222222"/>
          <w:sz w:val="18"/>
          <w:szCs w:val="18"/>
        </w:rPr>
        <w:br/>
        <w:t>4. Compaction Temperature: 105º C ~ 135º C</w:t>
      </w:r>
    </w:p>
    <w:p w:rsidR="00EC6DE1" w:rsidRPr="00EC6DE1" w:rsidRDefault="00EC6DE1" w:rsidP="00EC6DE1">
      <w:pPr>
        <w:shd w:val="clear" w:color="auto" w:fill="FFFFFF"/>
        <w:spacing w:line="300" w:lineRule="atLeast"/>
        <w:rPr>
          <w:ins w:id="18" w:author="Unknown"/>
          <w:rFonts w:ascii="Verdana" w:eastAsia="Times New Roman" w:hAnsi="Verdana"/>
          <w:color w:val="222222"/>
          <w:sz w:val="18"/>
          <w:szCs w:val="18"/>
        </w:rPr>
      </w:pPr>
      <w:ins w:id="19" w:author="Unknown">
        <w:r w:rsidRPr="00EC6DE1">
          <w:rPr>
            <w:rFonts w:ascii="Verdana" w:eastAsia="Times New Roman" w:hAnsi="Verdana"/>
            <w:color w:val="222222"/>
            <w:sz w:val="18"/>
            <w:szCs w:val="18"/>
          </w:rPr>
          <w:pict/>
        </w:r>
      </w:ins>
      <w:r w:rsidRPr="00EC6DE1">
        <w:rPr>
          <w:rFonts w:ascii="Verdana" w:eastAsia="Times New Roman" w:hAnsi="Verdana"/>
          <w:color w:val="222222"/>
          <w:sz w:val="18"/>
          <w:szCs w:val="18"/>
        </w:rPr>
        <w:pict/>
      </w:r>
      <w:ins w:id="20" w:author="Unknown">
        <w:r w:rsidRPr="00EC6DE1">
          <w:rPr>
            <w:rFonts w:ascii="Verdana" w:eastAsia="Times New Roman" w:hAnsi="Verdana"/>
            <w:b/>
            <w:bCs/>
            <w:color w:val="222222"/>
            <w:sz w:val="18"/>
          </w:rPr>
          <w:t>4.0 Methodology</w:t>
        </w:r>
      </w:ins>
    </w:p>
    <w:p w:rsidR="00EC6DE1" w:rsidRPr="00EC6DE1" w:rsidRDefault="00EC6DE1" w:rsidP="00EC6DE1">
      <w:pPr>
        <w:shd w:val="clear" w:color="auto" w:fill="FFFFFF"/>
        <w:spacing w:line="300" w:lineRule="atLeast"/>
        <w:rPr>
          <w:ins w:id="21" w:author="Unknown"/>
          <w:rFonts w:ascii="Verdana" w:eastAsia="Times New Roman" w:hAnsi="Verdana"/>
          <w:color w:val="222222"/>
          <w:sz w:val="18"/>
          <w:szCs w:val="18"/>
        </w:rPr>
      </w:pPr>
      <w:ins w:id="22" w:author="Unknown">
        <w:r w:rsidRPr="00EC6DE1">
          <w:rPr>
            <w:rFonts w:ascii="Verdana" w:eastAsia="Times New Roman" w:hAnsi="Verdana"/>
            <w:i/>
            <w:iCs/>
            <w:color w:val="222222"/>
            <w:sz w:val="18"/>
            <w:u w:val="single"/>
          </w:rPr>
          <w:t>4.1 General</w:t>
        </w:r>
        <w:r w:rsidRPr="00EC6DE1">
          <w:rPr>
            <w:rFonts w:ascii="Verdana" w:eastAsia="Times New Roman" w:hAnsi="Verdana"/>
            <w:color w:val="222222"/>
            <w:sz w:val="18"/>
            <w:szCs w:val="18"/>
          </w:rPr>
          <w:br/>
          <w:t>1.  Before construction of asphalt pavement for the section concerned would be completed so that the section DGAB already constructed would be protected against erosion.</w:t>
        </w:r>
        <w:r w:rsidRPr="00EC6DE1">
          <w:rPr>
            <w:rFonts w:ascii="Verdana" w:eastAsia="Times New Roman" w:hAnsi="Verdana"/>
            <w:color w:val="222222"/>
            <w:sz w:val="18"/>
            <w:szCs w:val="18"/>
          </w:rPr>
          <w:br/>
          <w:t>2.  DGAB should be done on a prepared and accepted sub-base course or other roadbed in accordance with the specification and specific requirements of the contract in conformity with the required lines, levels, grades, dimensions and cross sections.</w:t>
        </w:r>
        <w:r w:rsidRPr="00EC6DE1">
          <w:rPr>
            <w:rFonts w:ascii="Verdana" w:eastAsia="Times New Roman" w:hAnsi="Verdana"/>
            <w:color w:val="222222"/>
            <w:sz w:val="18"/>
            <w:szCs w:val="18"/>
          </w:rPr>
          <w:br/>
          <w:t>3. Quality of the work would be secured through the careful control for the materials.</w:t>
        </w:r>
        <w:r w:rsidRPr="00EC6DE1">
          <w:rPr>
            <w:rFonts w:ascii="Verdana" w:eastAsia="Times New Roman" w:hAnsi="Verdana"/>
            <w:color w:val="222222"/>
            <w:sz w:val="18"/>
            <w:szCs w:val="18"/>
          </w:rPr>
          <w:br/>
          <w:t>4.  Adequate safety control measures would be provided to prevent from any damage or danger to the public and the personnel involved in the work.</w:t>
        </w:r>
      </w:ins>
    </w:p>
    <w:p w:rsidR="00EC6DE1" w:rsidRPr="00EC6DE1" w:rsidRDefault="00EC6DE1" w:rsidP="00EC6DE1">
      <w:pPr>
        <w:shd w:val="clear" w:color="auto" w:fill="FFFFFF"/>
        <w:spacing w:line="300" w:lineRule="atLeast"/>
        <w:rPr>
          <w:ins w:id="23" w:author="Unknown"/>
          <w:rFonts w:ascii="Verdana" w:eastAsia="Times New Roman" w:hAnsi="Verdana"/>
          <w:color w:val="222222"/>
          <w:sz w:val="18"/>
          <w:szCs w:val="18"/>
        </w:rPr>
      </w:pPr>
      <w:ins w:id="24" w:author="Unknown">
        <w:r w:rsidRPr="00EC6DE1">
          <w:rPr>
            <w:rFonts w:ascii="Verdana" w:eastAsia="Times New Roman" w:hAnsi="Verdana"/>
            <w:i/>
            <w:iCs/>
            <w:color w:val="222222"/>
            <w:sz w:val="18"/>
            <w:u w:val="single"/>
          </w:rPr>
          <w:lastRenderedPageBreak/>
          <w:t>4.2 Preparation of Existing Surface</w:t>
        </w:r>
        <w:r w:rsidRPr="00EC6DE1">
          <w:rPr>
            <w:rFonts w:ascii="Verdana" w:eastAsia="Times New Roman" w:hAnsi="Verdana"/>
            <w:color w:val="222222"/>
            <w:sz w:val="18"/>
            <w:szCs w:val="18"/>
          </w:rPr>
          <w:br/>
          <w:t>1. Prior to application of prime coat the base would be brushed to remove all dust, loose particles and other extraneous material and the surface would be moistened with water just before priming.</w:t>
        </w:r>
        <w:r w:rsidRPr="00EC6DE1">
          <w:rPr>
            <w:rFonts w:ascii="Verdana" w:eastAsia="Times New Roman" w:hAnsi="Verdana"/>
            <w:color w:val="222222"/>
            <w:sz w:val="18"/>
            <w:szCs w:val="18"/>
          </w:rPr>
          <w:br/>
          <w:t>2. Where local irregularities in the existing surface, the surface would be brought to uniform contour by patching with an asphalt mixture to be approved by the Engineer.</w:t>
        </w:r>
        <w:r w:rsidRPr="00EC6DE1">
          <w:rPr>
            <w:rFonts w:ascii="Verdana" w:eastAsia="Times New Roman" w:hAnsi="Verdana"/>
            <w:color w:val="222222"/>
            <w:sz w:val="18"/>
            <w:szCs w:val="18"/>
          </w:rPr>
          <w:br/>
          <w:t>3. Where the mix is laid over cement concrete pavements, joints and cracks would be cleaned and filled with bituminous material as approved, and any unevenness of the surface would be corrected as required. A tack coat would then be applied to the surface.</w:t>
        </w:r>
      </w:ins>
    </w:p>
    <w:p w:rsidR="00EC6DE1" w:rsidRPr="00EC6DE1" w:rsidRDefault="00EC6DE1" w:rsidP="00EC6DE1">
      <w:pPr>
        <w:shd w:val="clear" w:color="auto" w:fill="FFFFFF"/>
        <w:spacing w:line="300" w:lineRule="atLeast"/>
        <w:rPr>
          <w:ins w:id="25" w:author="Unknown"/>
          <w:rFonts w:ascii="Verdana" w:eastAsia="Times New Roman" w:hAnsi="Verdana"/>
          <w:color w:val="222222"/>
          <w:sz w:val="18"/>
          <w:szCs w:val="18"/>
        </w:rPr>
      </w:pPr>
      <w:ins w:id="26" w:author="Unknown">
        <w:r w:rsidRPr="00EC6DE1">
          <w:rPr>
            <w:rFonts w:ascii="Verdana" w:eastAsia="Times New Roman" w:hAnsi="Verdana"/>
            <w:i/>
            <w:iCs/>
            <w:color w:val="222222"/>
            <w:sz w:val="18"/>
            <w:u w:val="single"/>
          </w:rPr>
          <w:t>4.3 Weather Limitations</w:t>
        </w:r>
        <w:r w:rsidRPr="00EC6DE1">
          <w:rPr>
            <w:rFonts w:ascii="Verdana" w:eastAsia="Times New Roman" w:hAnsi="Verdana"/>
            <w:color w:val="222222"/>
            <w:sz w:val="18"/>
            <w:szCs w:val="18"/>
          </w:rPr>
          <w:br/>
          <w:t>1. Asphaltic mixtures would be placed only when the surface is dry, when the weather is not rainy or will not soon be rainy and prepared road bed is in a satisfactory condition.</w:t>
        </w:r>
        <w:r w:rsidRPr="00EC6DE1">
          <w:rPr>
            <w:rFonts w:ascii="Verdana" w:eastAsia="Times New Roman" w:hAnsi="Verdana"/>
            <w:color w:val="222222"/>
            <w:sz w:val="18"/>
            <w:szCs w:val="18"/>
          </w:rPr>
          <w:br/>
          <w:t>2. For use in an emergency such as rain, chilling wind or unavoidable delay enough tarpaulin covers would be used for the purpose of covering or protecting any material that may have been dumped and not spread.</w:t>
        </w:r>
      </w:ins>
    </w:p>
    <w:p w:rsidR="00EC6DE1" w:rsidRPr="00EC6DE1" w:rsidRDefault="00EC6DE1" w:rsidP="00EC6DE1">
      <w:pPr>
        <w:shd w:val="clear" w:color="auto" w:fill="FFFFFF"/>
        <w:spacing w:line="300" w:lineRule="atLeast"/>
        <w:rPr>
          <w:ins w:id="27" w:author="Unknown"/>
          <w:rFonts w:ascii="Verdana" w:eastAsia="Times New Roman" w:hAnsi="Verdana"/>
          <w:color w:val="222222"/>
          <w:sz w:val="18"/>
          <w:szCs w:val="18"/>
        </w:rPr>
      </w:pPr>
      <w:ins w:id="28" w:author="Unknown">
        <w:r w:rsidRPr="00EC6DE1">
          <w:rPr>
            <w:rFonts w:ascii="Verdana" w:eastAsia="Times New Roman" w:hAnsi="Verdana"/>
            <w:color w:val="222222"/>
            <w:sz w:val="18"/>
            <w:szCs w:val="18"/>
            <w:u w:val="single"/>
          </w:rPr>
          <w:t>4.4 Limitations due to Equipment</w:t>
        </w:r>
        <w:r w:rsidRPr="00EC6DE1">
          <w:rPr>
            <w:rFonts w:ascii="Verdana" w:eastAsia="Times New Roman" w:hAnsi="Verdana"/>
            <w:color w:val="222222"/>
            <w:sz w:val="18"/>
            <w:szCs w:val="18"/>
          </w:rPr>
          <w:br/>
          <w:t>1. No work would be carried out when there is insufficient equipment for hauling, spreading, compaction and finishing or insufficient labour to ensure progress at a rate compatible with the output of the mixing plant to ensure a continuous paving operation.</w:t>
        </w:r>
        <w:r w:rsidRPr="00EC6DE1">
          <w:rPr>
            <w:rFonts w:ascii="Verdana" w:eastAsia="Times New Roman" w:hAnsi="Verdana"/>
            <w:color w:val="222222"/>
            <w:sz w:val="18"/>
            <w:szCs w:val="18"/>
          </w:rPr>
          <w:br/>
          <w:t xml:space="preserve">2. Trucks for hauling asphalt mixtures would be tight, clean, and smooth </w:t>
        </w:r>
        <w:r w:rsidRPr="00EC6DE1">
          <w:rPr>
            <w:rFonts w:ascii="Verdana" w:eastAsia="Times New Roman" w:hAnsi="Verdana"/>
            <w:color w:val="009900"/>
            <w:sz w:val="18"/>
            <w:u w:val="single"/>
          </w:rPr>
          <w:t>metal beds</w:t>
        </w:r>
        <w:r w:rsidRPr="00EC6DE1">
          <w:rPr>
            <w:rFonts w:ascii="Verdana" w:eastAsia="Times New Roman" w:hAnsi="Verdana"/>
            <w:color w:val="222222"/>
            <w:sz w:val="18"/>
            <w:szCs w:val="18"/>
          </w:rPr>
          <w:t xml:space="preserve"> that have been sprayed with soapy water, thinned </w:t>
        </w:r>
        <w:r w:rsidRPr="00EC6DE1">
          <w:rPr>
            <w:rFonts w:ascii="Verdana" w:eastAsia="Times New Roman" w:hAnsi="Verdana"/>
            <w:color w:val="009900"/>
            <w:sz w:val="18"/>
            <w:u w:val="single"/>
          </w:rPr>
          <w:t>fuel oil</w:t>
        </w:r>
        <w:r w:rsidRPr="00EC6DE1">
          <w:rPr>
            <w:rFonts w:ascii="Verdana" w:eastAsia="Times New Roman" w:hAnsi="Verdana"/>
            <w:color w:val="222222"/>
            <w:sz w:val="18"/>
            <w:szCs w:val="18"/>
          </w:rPr>
          <w:t>, paraffin oil, or lime solution to prevent the mixture from adhering to the bed and the amount of sprayed fluid would be kept to the practical minimum.</w:t>
        </w:r>
        <w:r w:rsidRPr="00EC6DE1">
          <w:rPr>
            <w:rFonts w:ascii="Verdana" w:eastAsia="Times New Roman" w:hAnsi="Verdana"/>
            <w:color w:val="222222"/>
            <w:sz w:val="18"/>
            <w:szCs w:val="18"/>
          </w:rPr>
          <w:br/>
          <w:t>3. Each load would be covered with a canvas or other suitable material of such size as to protect the mixture from the weather.</w:t>
        </w:r>
        <w:r w:rsidRPr="00EC6DE1">
          <w:rPr>
            <w:rFonts w:ascii="Verdana" w:eastAsia="Times New Roman" w:hAnsi="Verdana"/>
            <w:color w:val="222222"/>
            <w:sz w:val="18"/>
            <w:szCs w:val="18"/>
          </w:rPr>
          <w:br/>
          <w:t xml:space="preserve">4. Any </w:t>
        </w:r>
        <w:r w:rsidRPr="00EC6DE1">
          <w:rPr>
            <w:rFonts w:ascii="Verdana" w:eastAsia="Times New Roman" w:hAnsi="Verdana"/>
            <w:color w:val="009900"/>
            <w:sz w:val="18"/>
            <w:u w:val="single"/>
          </w:rPr>
          <w:t>truck</w:t>
        </w:r>
        <w:r w:rsidRPr="00EC6DE1">
          <w:rPr>
            <w:rFonts w:ascii="Verdana" w:eastAsia="Times New Roman" w:hAnsi="Verdana"/>
            <w:color w:val="222222"/>
            <w:sz w:val="18"/>
            <w:szCs w:val="18"/>
          </w:rPr>
          <w:t xml:space="preserve"> causing excessive segregation of material by its spring suspension or that causes undue delays shall, upon direction of the Engineer, be removed from the work until such conditions are corrected.</w:t>
        </w:r>
        <w:r w:rsidRPr="00EC6DE1">
          <w:rPr>
            <w:rFonts w:ascii="Verdana" w:eastAsia="Times New Roman" w:hAnsi="Verdana"/>
            <w:color w:val="222222"/>
            <w:sz w:val="18"/>
            <w:szCs w:val="18"/>
          </w:rPr>
          <w:br/>
          <w:t>5. When necessary, in order that the mixture would be delivered to the site within the specified temperature range, a properly fastened insulating cover would be used.</w:t>
        </w:r>
        <w:r w:rsidRPr="00EC6DE1">
          <w:rPr>
            <w:rFonts w:ascii="Verdana" w:eastAsia="Times New Roman" w:hAnsi="Verdana"/>
            <w:color w:val="222222"/>
            <w:sz w:val="18"/>
            <w:szCs w:val="18"/>
          </w:rPr>
          <w:br/>
          <w:t>6. Loading and transporting would be such that spreading, compacting and finishing would all be carried out during daylight hours unless satisfactory illumination is provided.</w:t>
        </w:r>
        <w:r w:rsidRPr="00EC6DE1">
          <w:rPr>
            <w:rFonts w:ascii="Verdana" w:eastAsia="Times New Roman" w:hAnsi="Verdana"/>
            <w:color w:val="222222"/>
            <w:sz w:val="18"/>
            <w:szCs w:val="18"/>
          </w:rPr>
          <w:br/>
        </w:r>
      </w:ins>
    </w:p>
    <w:p w:rsidR="00EC6DE1" w:rsidRPr="00EC6DE1" w:rsidRDefault="00EC6DE1" w:rsidP="00EC6DE1">
      <w:pPr>
        <w:shd w:val="clear" w:color="auto" w:fill="FFFFFF"/>
        <w:spacing w:line="300" w:lineRule="atLeast"/>
        <w:rPr>
          <w:ins w:id="29" w:author="Unknown"/>
          <w:rFonts w:ascii="Verdana" w:eastAsia="Times New Roman" w:hAnsi="Verdana"/>
          <w:color w:val="222222"/>
          <w:sz w:val="18"/>
          <w:szCs w:val="18"/>
        </w:rPr>
      </w:pPr>
      <w:ins w:id="30" w:author="Unknown">
        <w:r w:rsidRPr="00EC6DE1">
          <w:rPr>
            <w:rFonts w:ascii="Verdana" w:eastAsia="Times New Roman" w:hAnsi="Verdana"/>
            <w:color w:val="222222"/>
            <w:sz w:val="18"/>
            <w:szCs w:val="18"/>
          </w:rPr>
          <w:pict/>
        </w:r>
      </w:ins>
      <w:r w:rsidRPr="00EC6DE1">
        <w:rPr>
          <w:rFonts w:ascii="Verdana" w:eastAsia="Times New Roman" w:hAnsi="Verdana"/>
          <w:color w:val="222222"/>
          <w:sz w:val="18"/>
          <w:szCs w:val="18"/>
        </w:rPr>
        <w:pict/>
      </w:r>
      <w:ins w:id="31" w:author="Unknown">
        <w:r w:rsidRPr="00EC6DE1">
          <w:rPr>
            <w:rFonts w:ascii="Verdana" w:eastAsia="Times New Roman" w:hAnsi="Verdana"/>
            <w:color w:val="222222"/>
            <w:sz w:val="18"/>
            <w:szCs w:val="18"/>
          </w:rPr>
          <w:t>7. The equipment for spreading and finishing would be approved mechanical, self powered pavers, capable of spreading and furnishing the mixture to the lines, grades, levels, dimensions and cross sections.</w:t>
        </w:r>
        <w:r w:rsidRPr="00EC6DE1">
          <w:rPr>
            <w:rFonts w:ascii="Verdana" w:eastAsia="Times New Roman" w:hAnsi="Verdana"/>
            <w:color w:val="222222"/>
            <w:sz w:val="18"/>
            <w:szCs w:val="18"/>
          </w:rPr>
          <w:br/>
          <w:t xml:space="preserve">8. The mixture after spreading and initial tamping by the </w:t>
        </w:r>
        <w:proofErr w:type="gramStart"/>
        <w:r w:rsidRPr="00EC6DE1">
          <w:rPr>
            <w:rFonts w:ascii="Verdana" w:eastAsia="Times New Roman" w:hAnsi="Verdana"/>
            <w:color w:val="222222"/>
            <w:sz w:val="18"/>
            <w:szCs w:val="18"/>
          </w:rPr>
          <w:t>Paver,</w:t>
        </w:r>
        <w:proofErr w:type="gramEnd"/>
        <w:r w:rsidRPr="00EC6DE1">
          <w:rPr>
            <w:rFonts w:ascii="Verdana" w:eastAsia="Times New Roman" w:hAnsi="Verdana"/>
            <w:color w:val="222222"/>
            <w:sz w:val="18"/>
            <w:szCs w:val="18"/>
          </w:rPr>
          <w:t xml:space="preserve"> </w:t>
        </w:r>
        <w:r w:rsidRPr="00EC6DE1">
          <w:rPr>
            <w:rFonts w:ascii="Verdana" w:eastAsia="Times New Roman" w:hAnsi="Verdana"/>
            <w:color w:val="009900"/>
            <w:sz w:val="18"/>
            <w:u w:val="single"/>
          </w:rPr>
          <w:t>would have</w:t>
        </w:r>
        <w:r w:rsidRPr="00EC6DE1">
          <w:rPr>
            <w:rFonts w:ascii="Verdana" w:eastAsia="Times New Roman" w:hAnsi="Verdana"/>
            <w:color w:val="222222"/>
            <w:sz w:val="18"/>
            <w:szCs w:val="18"/>
          </w:rPr>
          <w:t xml:space="preserve"> a smooth surface free of distortions caused by dragging, tearing or gouging.</w:t>
        </w:r>
        <w:r w:rsidRPr="00EC6DE1">
          <w:rPr>
            <w:rFonts w:ascii="Verdana" w:eastAsia="Times New Roman" w:hAnsi="Verdana"/>
            <w:color w:val="222222"/>
            <w:sz w:val="18"/>
            <w:szCs w:val="18"/>
          </w:rPr>
          <w:br/>
          <w:t>9. Any defects in the finished surface would immediately be rectified before any rolling takes place and there would be no unnecessary scattering back by hand of material on paver laid work.</w:t>
        </w:r>
        <w:r w:rsidRPr="00EC6DE1">
          <w:rPr>
            <w:rFonts w:ascii="Verdana" w:eastAsia="Times New Roman" w:hAnsi="Verdana"/>
            <w:color w:val="222222"/>
            <w:sz w:val="18"/>
            <w:szCs w:val="18"/>
          </w:rPr>
          <w:br/>
          <w:t xml:space="preserve">10. For keeping all </w:t>
        </w:r>
        <w:r w:rsidRPr="00EC6DE1">
          <w:rPr>
            <w:rFonts w:ascii="Verdana" w:eastAsia="Times New Roman" w:hAnsi="Verdana"/>
            <w:color w:val="009900"/>
            <w:sz w:val="18"/>
            <w:u w:val="single"/>
          </w:rPr>
          <w:t>small tools</w:t>
        </w:r>
        <w:r w:rsidRPr="00EC6DE1">
          <w:rPr>
            <w:rFonts w:ascii="Verdana" w:eastAsia="Times New Roman" w:hAnsi="Verdana"/>
            <w:color w:val="222222"/>
            <w:sz w:val="18"/>
            <w:szCs w:val="18"/>
          </w:rPr>
          <w:t xml:space="preserve"> clean and free of accumulation of asphaltic material, suitable means would be provided.</w:t>
        </w:r>
      </w:ins>
    </w:p>
    <w:p w:rsidR="007D21EA" w:rsidRDefault="007D21EA" w:rsidP="007D21EA">
      <w:pPr>
        <w:shd w:val="clear" w:color="auto" w:fill="FFFFFF"/>
        <w:spacing w:line="300" w:lineRule="atLeast"/>
        <w:rPr>
          <w:rFonts w:ascii="Verdana" w:eastAsia="Times New Roman" w:hAnsi="Verdana"/>
          <w:color w:val="222222"/>
          <w:sz w:val="18"/>
          <w:szCs w:val="18"/>
        </w:rPr>
      </w:pPr>
    </w:p>
    <w:p w:rsidR="00EC6DE1" w:rsidRPr="00EC6DE1" w:rsidRDefault="00EC6DE1" w:rsidP="00EC6DE1">
      <w:pPr>
        <w:shd w:val="clear" w:color="auto" w:fill="FFFFFF"/>
        <w:spacing w:after="150" w:line="300" w:lineRule="atLeast"/>
        <w:outlineLvl w:val="1"/>
        <w:rPr>
          <w:rFonts w:ascii="Arial" w:eastAsia="Times New Roman" w:hAnsi="Arial" w:cs="Arial"/>
          <w:color w:val="202020"/>
          <w:kern w:val="36"/>
          <w:sz w:val="27"/>
          <w:szCs w:val="27"/>
        </w:rPr>
      </w:pPr>
      <w:r w:rsidRPr="00EC6DE1">
        <w:rPr>
          <w:rFonts w:ascii="Arial" w:eastAsia="Times New Roman" w:hAnsi="Arial" w:cs="Arial"/>
          <w:color w:val="202020"/>
          <w:kern w:val="36"/>
          <w:sz w:val="27"/>
          <w:szCs w:val="27"/>
        </w:rPr>
        <w:t>Embankment Construction</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November 3, 2010</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1.0 Introduction</w:t>
      </w:r>
      <w:r w:rsidRPr="00EC6DE1">
        <w:rPr>
          <w:rFonts w:ascii="Verdana" w:eastAsia="Times New Roman" w:hAnsi="Verdana"/>
          <w:color w:val="222222"/>
          <w:sz w:val="18"/>
          <w:szCs w:val="18"/>
        </w:rPr>
        <w:br/>
        <w:t xml:space="preserve">The construction of embankments shall be subjected to the areas where the road </w:t>
      </w:r>
      <w:proofErr w:type="spellStart"/>
      <w:r w:rsidRPr="00EC6DE1">
        <w:rPr>
          <w:rFonts w:ascii="Verdana" w:eastAsia="Times New Roman" w:hAnsi="Verdana"/>
          <w:color w:val="222222"/>
          <w:sz w:val="18"/>
          <w:szCs w:val="18"/>
        </w:rPr>
        <w:t>center</w:t>
      </w:r>
      <w:proofErr w:type="spellEnd"/>
      <w:r w:rsidRPr="00EC6DE1">
        <w:rPr>
          <w:rFonts w:ascii="Verdana" w:eastAsia="Times New Roman" w:hAnsi="Verdana"/>
          <w:color w:val="222222"/>
          <w:sz w:val="18"/>
          <w:szCs w:val="18"/>
        </w:rPr>
        <w:t xml:space="preserve"> line considerably deviates from the existing road </w:t>
      </w:r>
      <w:proofErr w:type="spellStart"/>
      <w:r w:rsidRPr="00EC6DE1">
        <w:rPr>
          <w:rFonts w:ascii="Verdana" w:eastAsia="Times New Roman" w:hAnsi="Verdana"/>
          <w:color w:val="222222"/>
          <w:sz w:val="18"/>
          <w:szCs w:val="18"/>
        </w:rPr>
        <w:t>center</w:t>
      </w:r>
      <w:proofErr w:type="spellEnd"/>
      <w:r w:rsidRPr="00EC6DE1">
        <w:rPr>
          <w:rFonts w:ascii="Verdana" w:eastAsia="Times New Roman" w:hAnsi="Verdana"/>
          <w:color w:val="222222"/>
          <w:sz w:val="18"/>
          <w:szCs w:val="18"/>
        </w:rPr>
        <w:t xml:space="preserve"> line and this work shall consist of top soiling, placing of embankment materials and compaction. Embankment construction under special conditions would be carried out as specified in the technical specification.</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2.0 Abbreviation</w:t>
      </w:r>
      <w:r w:rsidRPr="00EC6DE1">
        <w:rPr>
          <w:rFonts w:ascii="Verdana" w:eastAsia="Times New Roman" w:hAnsi="Verdana"/>
          <w:color w:val="222222"/>
          <w:sz w:val="18"/>
          <w:szCs w:val="18"/>
        </w:rPr>
        <w:br/>
        <w:t>QAE    - Quality Assurance Engineer.</w:t>
      </w:r>
      <w:r w:rsidRPr="00EC6DE1">
        <w:rPr>
          <w:rFonts w:ascii="Verdana" w:eastAsia="Times New Roman" w:hAnsi="Verdana"/>
          <w:color w:val="222222"/>
          <w:sz w:val="18"/>
          <w:szCs w:val="18"/>
        </w:rPr>
        <w:br/>
      </w:r>
      <w:proofErr w:type="gramStart"/>
      <w:r w:rsidRPr="00EC6DE1">
        <w:rPr>
          <w:rFonts w:ascii="Verdana" w:eastAsia="Times New Roman" w:hAnsi="Verdana"/>
          <w:color w:val="222222"/>
          <w:sz w:val="18"/>
          <w:szCs w:val="18"/>
        </w:rPr>
        <w:t>SE    - Site Engineer</w:t>
      </w:r>
      <w:r w:rsidRPr="00EC6DE1">
        <w:rPr>
          <w:rFonts w:ascii="Verdana" w:eastAsia="Times New Roman" w:hAnsi="Verdana"/>
          <w:color w:val="222222"/>
          <w:sz w:val="18"/>
          <w:szCs w:val="18"/>
        </w:rPr>
        <w:br/>
        <w:t>TO    - Technical Officer.</w:t>
      </w:r>
      <w:proofErr w:type="gramEnd"/>
      <w:r w:rsidRPr="00EC6DE1">
        <w:rPr>
          <w:rFonts w:ascii="Verdana" w:eastAsia="Times New Roman" w:hAnsi="Verdana"/>
          <w:color w:val="222222"/>
          <w:sz w:val="18"/>
          <w:szCs w:val="18"/>
        </w:rPr>
        <w:br/>
      </w:r>
      <w:proofErr w:type="gramStart"/>
      <w:r w:rsidRPr="00EC6DE1">
        <w:rPr>
          <w:rFonts w:ascii="Verdana" w:eastAsia="Times New Roman" w:hAnsi="Verdana"/>
          <w:color w:val="222222"/>
          <w:sz w:val="18"/>
          <w:szCs w:val="18"/>
        </w:rPr>
        <w:t>QAS    - Quality Assurance System.</w:t>
      </w:r>
      <w:proofErr w:type="gramEnd"/>
      <w:r w:rsidRPr="00EC6DE1">
        <w:rPr>
          <w:rFonts w:ascii="Verdana" w:eastAsia="Times New Roman" w:hAnsi="Verdana"/>
          <w:color w:val="222222"/>
          <w:sz w:val="18"/>
          <w:szCs w:val="18"/>
        </w:rPr>
        <w:br/>
        <w:t>ME    - Materials Engineer (Contractor).</w:t>
      </w:r>
      <w:r w:rsidRPr="00EC6DE1">
        <w:rPr>
          <w:rFonts w:ascii="Verdana" w:eastAsia="Times New Roman" w:hAnsi="Verdana"/>
          <w:color w:val="222222"/>
          <w:sz w:val="18"/>
          <w:szCs w:val="18"/>
        </w:rPr>
        <w:br/>
        <w:t>TS    - Technical Specification</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3.0 Resources Allocation</w:t>
      </w:r>
      <w:r w:rsidRPr="00EC6DE1">
        <w:rPr>
          <w:rFonts w:ascii="Verdana" w:eastAsia="Times New Roman" w:hAnsi="Verdana"/>
          <w:color w:val="222222"/>
          <w:sz w:val="18"/>
          <w:szCs w:val="18"/>
        </w:rPr>
        <w:br/>
      </w:r>
      <w:r w:rsidRPr="00EC6DE1">
        <w:rPr>
          <w:rFonts w:ascii="Verdana" w:eastAsia="Times New Roman" w:hAnsi="Verdana"/>
          <w:b/>
          <w:bCs/>
          <w:i/>
          <w:iCs/>
          <w:color w:val="222222"/>
          <w:sz w:val="18"/>
        </w:rPr>
        <w:t>3.1 Man power</w:t>
      </w:r>
      <w:r w:rsidRPr="00EC6DE1">
        <w:rPr>
          <w:rFonts w:ascii="Verdana" w:eastAsia="Times New Roman" w:hAnsi="Verdana"/>
          <w:color w:val="222222"/>
          <w:sz w:val="18"/>
          <w:szCs w:val="18"/>
        </w:rPr>
        <w:br/>
        <w:t>•    Site Engineer-01</w:t>
      </w:r>
      <w:r w:rsidRPr="00EC6DE1">
        <w:rPr>
          <w:rFonts w:ascii="Verdana" w:eastAsia="Times New Roman" w:hAnsi="Verdana"/>
          <w:color w:val="222222"/>
          <w:sz w:val="18"/>
          <w:szCs w:val="18"/>
        </w:rPr>
        <w:br/>
        <w:t>•    Technical Officer-01</w:t>
      </w:r>
      <w:r w:rsidRPr="00EC6DE1">
        <w:rPr>
          <w:rFonts w:ascii="Verdana" w:eastAsia="Times New Roman" w:hAnsi="Verdana"/>
          <w:color w:val="222222"/>
          <w:sz w:val="18"/>
          <w:szCs w:val="18"/>
        </w:rPr>
        <w:br/>
        <w:t>•    Supervisor-01</w:t>
      </w:r>
      <w:r w:rsidRPr="00EC6DE1">
        <w:rPr>
          <w:rFonts w:ascii="Verdana" w:eastAsia="Times New Roman" w:hAnsi="Verdana"/>
          <w:color w:val="222222"/>
          <w:sz w:val="18"/>
          <w:szCs w:val="18"/>
        </w:rPr>
        <w:br/>
        <w:t>•    Flagmen -02</w:t>
      </w:r>
      <w:r w:rsidRPr="00EC6DE1">
        <w:rPr>
          <w:rFonts w:ascii="Verdana" w:eastAsia="Times New Roman" w:hAnsi="Verdana"/>
          <w:color w:val="222222"/>
          <w:sz w:val="18"/>
          <w:szCs w:val="18"/>
        </w:rPr>
        <w:br/>
        <w:t>•    Skilled labors-04</w:t>
      </w:r>
      <w:r w:rsidRPr="00EC6DE1">
        <w:rPr>
          <w:rFonts w:ascii="Verdana" w:eastAsia="Times New Roman" w:hAnsi="Verdana"/>
          <w:color w:val="222222"/>
          <w:sz w:val="18"/>
          <w:szCs w:val="18"/>
        </w:rPr>
        <w:br/>
        <w:t>•    Unskilled labors-06</w:t>
      </w:r>
      <w:r w:rsidRPr="00EC6DE1">
        <w:rPr>
          <w:rFonts w:ascii="Verdana" w:eastAsia="Times New Roman" w:hAnsi="Verdana"/>
          <w:color w:val="222222"/>
          <w:sz w:val="18"/>
          <w:szCs w:val="18"/>
        </w:rPr>
        <w:br/>
        <w:t>•    Operators-As required</w:t>
      </w:r>
    </w:p>
    <w:p w:rsidR="00EC6DE1" w:rsidRPr="00EC6DE1" w:rsidRDefault="00EC6DE1" w:rsidP="00EC6DE1">
      <w:pPr>
        <w:shd w:val="clear" w:color="auto" w:fill="FFFFFF"/>
        <w:spacing w:line="300" w:lineRule="atLeast"/>
        <w:rPr>
          <w:ins w:id="32" w:author="Unknown"/>
          <w:rFonts w:ascii="Verdana" w:eastAsia="Times New Roman" w:hAnsi="Verdana"/>
          <w:color w:val="222222"/>
          <w:sz w:val="18"/>
          <w:szCs w:val="18"/>
        </w:rPr>
      </w:pPr>
      <w:ins w:id="33" w:author="Unknown">
        <w:r w:rsidRPr="00EC6DE1">
          <w:rPr>
            <w:rFonts w:ascii="Verdana" w:eastAsia="Times New Roman" w:hAnsi="Verdana"/>
            <w:color w:val="222222"/>
            <w:sz w:val="18"/>
            <w:szCs w:val="18"/>
          </w:rPr>
          <w:pict/>
        </w:r>
      </w:ins>
      <w:r w:rsidRPr="00EC6DE1">
        <w:rPr>
          <w:rFonts w:ascii="Verdana" w:eastAsia="Times New Roman" w:hAnsi="Verdana"/>
          <w:color w:val="222222"/>
          <w:sz w:val="18"/>
          <w:szCs w:val="18"/>
        </w:rPr>
        <w:pict/>
      </w:r>
      <w:ins w:id="34" w:author="Unknown">
        <w:r w:rsidRPr="00EC6DE1">
          <w:rPr>
            <w:rFonts w:ascii="Verdana" w:eastAsia="Times New Roman" w:hAnsi="Verdana"/>
            <w:b/>
            <w:bCs/>
            <w:i/>
            <w:iCs/>
            <w:color w:val="222222"/>
            <w:sz w:val="18"/>
          </w:rPr>
          <w:t xml:space="preserve">3.2 Equipment &amp; Tools </w:t>
        </w:r>
        <w:r w:rsidRPr="00EC6DE1">
          <w:rPr>
            <w:rFonts w:ascii="Verdana" w:eastAsia="Times New Roman" w:hAnsi="Verdana"/>
            <w:color w:val="222222"/>
            <w:sz w:val="18"/>
            <w:szCs w:val="18"/>
          </w:rPr>
          <w:br/>
          <w:t>•    Back-hoe loader-01</w:t>
        </w:r>
        <w:r w:rsidRPr="00EC6DE1">
          <w:rPr>
            <w:rFonts w:ascii="Verdana" w:eastAsia="Times New Roman" w:hAnsi="Verdana"/>
            <w:color w:val="222222"/>
            <w:sz w:val="18"/>
            <w:szCs w:val="18"/>
          </w:rPr>
          <w:br/>
          <w:t>•    Motor Grader-01</w:t>
        </w:r>
        <w:r w:rsidRPr="00EC6DE1">
          <w:rPr>
            <w:rFonts w:ascii="Verdana" w:eastAsia="Times New Roman" w:hAnsi="Verdana"/>
            <w:color w:val="222222"/>
            <w:sz w:val="18"/>
            <w:szCs w:val="18"/>
          </w:rPr>
          <w:br/>
          <w:t>•    Vibrating roller-01</w:t>
        </w:r>
        <w:r w:rsidRPr="00EC6DE1">
          <w:rPr>
            <w:rFonts w:ascii="Verdana" w:eastAsia="Times New Roman" w:hAnsi="Verdana"/>
            <w:color w:val="222222"/>
            <w:sz w:val="18"/>
            <w:szCs w:val="18"/>
          </w:rPr>
          <w:br/>
          <w:t xml:space="preserve">•    Water </w:t>
        </w:r>
        <w:proofErr w:type="spellStart"/>
        <w:r w:rsidRPr="00EC6DE1">
          <w:rPr>
            <w:rFonts w:ascii="Verdana" w:eastAsia="Times New Roman" w:hAnsi="Verdana"/>
            <w:color w:val="222222"/>
            <w:sz w:val="18"/>
            <w:szCs w:val="18"/>
          </w:rPr>
          <w:t>bowser</w:t>
        </w:r>
        <w:proofErr w:type="spellEnd"/>
        <w:r w:rsidRPr="00EC6DE1">
          <w:rPr>
            <w:rFonts w:ascii="Verdana" w:eastAsia="Times New Roman" w:hAnsi="Verdana"/>
            <w:color w:val="222222"/>
            <w:sz w:val="18"/>
            <w:szCs w:val="18"/>
          </w:rPr>
          <w:t xml:space="preserve"> -01</w:t>
        </w:r>
        <w:r w:rsidRPr="00EC6DE1">
          <w:rPr>
            <w:rFonts w:ascii="Verdana" w:eastAsia="Times New Roman" w:hAnsi="Verdana"/>
            <w:color w:val="222222"/>
            <w:sz w:val="18"/>
            <w:szCs w:val="18"/>
          </w:rPr>
          <w:br/>
          <w:t>•    Water pump</w:t>
        </w:r>
        <w:r w:rsidRPr="00EC6DE1">
          <w:rPr>
            <w:rFonts w:ascii="Verdana" w:eastAsia="Times New Roman" w:hAnsi="Verdana"/>
            <w:color w:val="222222"/>
            <w:sz w:val="18"/>
            <w:szCs w:val="18"/>
          </w:rPr>
          <w:br/>
          <w:t xml:space="preserve">•    Dump </w:t>
        </w:r>
        <w:r w:rsidRPr="00EC6DE1">
          <w:rPr>
            <w:rFonts w:ascii="Verdana" w:eastAsia="Times New Roman" w:hAnsi="Verdana"/>
            <w:color w:val="009900"/>
            <w:sz w:val="18"/>
            <w:u w:val="single"/>
          </w:rPr>
          <w:t>trucks</w:t>
        </w:r>
        <w:r w:rsidRPr="00EC6DE1">
          <w:rPr>
            <w:rFonts w:ascii="Verdana" w:eastAsia="Times New Roman" w:hAnsi="Verdana"/>
            <w:color w:val="222222"/>
            <w:sz w:val="18"/>
            <w:szCs w:val="18"/>
          </w:rPr>
          <w:br/>
          <w:t>•    Level instrument</w:t>
        </w:r>
        <w:r w:rsidRPr="00EC6DE1">
          <w:rPr>
            <w:rFonts w:ascii="Verdana" w:eastAsia="Times New Roman" w:hAnsi="Verdana"/>
            <w:color w:val="222222"/>
            <w:sz w:val="18"/>
            <w:szCs w:val="18"/>
          </w:rPr>
          <w:br/>
          <w:t>•    Mortar pans</w:t>
        </w:r>
        <w:r w:rsidRPr="00EC6DE1">
          <w:rPr>
            <w:rFonts w:ascii="Verdana" w:eastAsia="Times New Roman" w:hAnsi="Verdana"/>
            <w:color w:val="222222"/>
            <w:sz w:val="18"/>
            <w:szCs w:val="18"/>
          </w:rPr>
          <w:br/>
          <w:t>•    </w:t>
        </w:r>
        <w:proofErr w:type="spellStart"/>
        <w:r w:rsidRPr="00EC6DE1">
          <w:rPr>
            <w:rFonts w:ascii="Verdana" w:eastAsia="Times New Roman" w:hAnsi="Verdana"/>
            <w:color w:val="222222"/>
            <w:sz w:val="18"/>
            <w:szCs w:val="18"/>
          </w:rPr>
          <w:t>Mamoties</w:t>
        </w:r>
        <w:proofErr w:type="spellEnd"/>
        <w:r w:rsidRPr="00EC6DE1">
          <w:rPr>
            <w:rFonts w:ascii="Verdana" w:eastAsia="Times New Roman" w:hAnsi="Verdana"/>
            <w:color w:val="222222"/>
            <w:sz w:val="18"/>
            <w:szCs w:val="18"/>
          </w:rPr>
          <w:br/>
          <w:t>•    Pick axes</w:t>
        </w:r>
        <w:r w:rsidRPr="00EC6DE1">
          <w:rPr>
            <w:rFonts w:ascii="Verdana" w:eastAsia="Times New Roman" w:hAnsi="Verdana"/>
            <w:color w:val="222222"/>
            <w:sz w:val="18"/>
            <w:szCs w:val="18"/>
          </w:rPr>
          <w:br/>
          <w:t>•    Crow-bars</w:t>
        </w:r>
        <w:r w:rsidRPr="00EC6DE1">
          <w:rPr>
            <w:rFonts w:ascii="Verdana" w:eastAsia="Times New Roman" w:hAnsi="Verdana"/>
            <w:color w:val="222222"/>
            <w:sz w:val="18"/>
            <w:szCs w:val="18"/>
          </w:rPr>
          <w:br/>
          <w:t>•    Wheel barrows</w:t>
        </w:r>
        <w:r w:rsidRPr="00EC6DE1">
          <w:rPr>
            <w:rFonts w:ascii="Verdana" w:eastAsia="Times New Roman" w:hAnsi="Verdana"/>
            <w:color w:val="222222"/>
            <w:sz w:val="18"/>
            <w:szCs w:val="18"/>
          </w:rPr>
          <w:br/>
          <w:t>•    Shovels</w:t>
        </w:r>
        <w:r w:rsidRPr="00EC6DE1">
          <w:rPr>
            <w:rFonts w:ascii="Verdana" w:eastAsia="Times New Roman" w:hAnsi="Verdana"/>
            <w:color w:val="222222"/>
            <w:sz w:val="18"/>
            <w:szCs w:val="18"/>
          </w:rPr>
          <w:br/>
          <w:t>•    Buckets</w:t>
        </w:r>
        <w:r w:rsidRPr="00EC6DE1">
          <w:rPr>
            <w:rFonts w:ascii="Verdana" w:eastAsia="Times New Roman" w:hAnsi="Verdana"/>
            <w:color w:val="222222"/>
            <w:sz w:val="18"/>
            <w:szCs w:val="18"/>
          </w:rPr>
          <w:br/>
          <w:t>•    Water barrels</w:t>
        </w:r>
        <w:r w:rsidRPr="00EC6DE1">
          <w:rPr>
            <w:rFonts w:ascii="Verdana" w:eastAsia="Times New Roman" w:hAnsi="Verdana"/>
            <w:color w:val="222222"/>
            <w:sz w:val="18"/>
            <w:szCs w:val="18"/>
          </w:rPr>
          <w:br/>
          <w:t>•    </w:t>
        </w:r>
        <w:r w:rsidRPr="00EC6DE1">
          <w:rPr>
            <w:rFonts w:ascii="Verdana" w:eastAsia="Times New Roman" w:hAnsi="Verdana"/>
            <w:color w:val="009900"/>
            <w:sz w:val="18"/>
            <w:u w:val="single"/>
          </w:rPr>
          <w:t>Safety</w:t>
        </w:r>
        <w:r w:rsidRPr="00EC6DE1">
          <w:rPr>
            <w:rFonts w:ascii="Verdana" w:eastAsia="Times New Roman" w:hAnsi="Verdana"/>
            <w:color w:val="222222"/>
            <w:sz w:val="18"/>
            <w:szCs w:val="18"/>
          </w:rPr>
          <w:t xml:space="preserve"> boots</w:t>
        </w:r>
        <w:r w:rsidRPr="00EC6DE1">
          <w:rPr>
            <w:rFonts w:ascii="Verdana" w:eastAsia="Times New Roman" w:hAnsi="Verdana"/>
            <w:color w:val="222222"/>
            <w:sz w:val="18"/>
            <w:szCs w:val="18"/>
          </w:rPr>
          <w:br/>
          <w:t>•    Safety Helmets</w:t>
        </w:r>
        <w:r w:rsidRPr="00EC6DE1">
          <w:rPr>
            <w:rFonts w:ascii="Verdana" w:eastAsia="Times New Roman" w:hAnsi="Verdana"/>
            <w:color w:val="222222"/>
            <w:sz w:val="18"/>
            <w:szCs w:val="18"/>
          </w:rPr>
          <w:br/>
          <w:t xml:space="preserve">•    Safety </w:t>
        </w:r>
        <w:r w:rsidRPr="00EC6DE1">
          <w:rPr>
            <w:rFonts w:ascii="Verdana" w:eastAsia="Times New Roman" w:hAnsi="Verdana"/>
            <w:color w:val="009900"/>
            <w:sz w:val="18"/>
            <w:u w:val="single"/>
          </w:rPr>
          <w:t>Gloves</w:t>
        </w:r>
        <w:r w:rsidRPr="00EC6DE1">
          <w:rPr>
            <w:rFonts w:ascii="Verdana" w:eastAsia="Times New Roman" w:hAnsi="Verdana"/>
            <w:color w:val="222222"/>
            <w:sz w:val="18"/>
            <w:szCs w:val="18"/>
          </w:rPr>
          <w:br/>
          <w:t>•    Traffic signs</w:t>
        </w:r>
        <w:r w:rsidRPr="00EC6DE1">
          <w:rPr>
            <w:rFonts w:ascii="Verdana" w:eastAsia="Times New Roman" w:hAnsi="Verdana"/>
            <w:color w:val="222222"/>
            <w:sz w:val="18"/>
            <w:szCs w:val="18"/>
          </w:rPr>
          <w:br/>
          <w:t>•    Blinking Lights</w:t>
        </w:r>
        <w:r w:rsidRPr="00EC6DE1">
          <w:rPr>
            <w:rFonts w:ascii="Verdana" w:eastAsia="Times New Roman" w:hAnsi="Verdana"/>
            <w:color w:val="222222"/>
            <w:sz w:val="18"/>
            <w:szCs w:val="18"/>
          </w:rPr>
          <w:br/>
          <w:t>•    Barricade boards</w:t>
        </w:r>
        <w:r w:rsidRPr="00EC6DE1">
          <w:rPr>
            <w:rFonts w:ascii="Verdana" w:eastAsia="Times New Roman" w:hAnsi="Verdana"/>
            <w:color w:val="222222"/>
            <w:sz w:val="18"/>
            <w:szCs w:val="18"/>
          </w:rPr>
          <w:br/>
          <w:t>•    Traffic cones</w:t>
        </w:r>
        <w:r w:rsidRPr="00EC6DE1">
          <w:rPr>
            <w:rFonts w:ascii="Verdana" w:eastAsia="Times New Roman" w:hAnsi="Verdana"/>
            <w:color w:val="222222"/>
            <w:sz w:val="18"/>
            <w:szCs w:val="18"/>
          </w:rPr>
          <w:br/>
          <w:t>•    Direction boards</w:t>
        </w:r>
      </w:ins>
    </w:p>
    <w:p w:rsidR="00EC6DE1" w:rsidRPr="00EC6DE1" w:rsidRDefault="00EC6DE1" w:rsidP="00EC6DE1">
      <w:pPr>
        <w:shd w:val="clear" w:color="auto" w:fill="FFFFFF"/>
        <w:spacing w:line="300" w:lineRule="atLeast"/>
        <w:rPr>
          <w:ins w:id="35" w:author="Unknown"/>
          <w:rFonts w:ascii="Verdana" w:eastAsia="Times New Roman" w:hAnsi="Verdana"/>
          <w:color w:val="222222"/>
          <w:sz w:val="18"/>
          <w:szCs w:val="18"/>
        </w:rPr>
      </w:pPr>
      <w:ins w:id="36" w:author="Unknown">
        <w:r w:rsidRPr="00EC6DE1">
          <w:rPr>
            <w:rFonts w:ascii="Verdana" w:eastAsia="Times New Roman" w:hAnsi="Verdana"/>
            <w:b/>
            <w:bCs/>
            <w:i/>
            <w:iCs/>
            <w:color w:val="222222"/>
            <w:sz w:val="18"/>
          </w:rPr>
          <w:lastRenderedPageBreak/>
          <w:t xml:space="preserve">3.3    Materials </w:t>
        </w:r>
        <w:r w:rsidRPr="00EC6DE1">
          <w:rPr>
            <w:rFonts w:ascii="Verdana" w:eastAsia="Times New Roman" w:hAnsi="Verdana"/>
            <w:color w:val="222222"/>
            <w:sz w:val="18"/>
            <w:szCs w:val="18"/>
          </w:rPr>
          <w:br/>
          <w:t>•    Embankment material-type I</w:t>
        </w:r>
        <w:r w:rsidRPr="00EC6DE1">
          <w:rPr>
            <w:rFonts w:ascii="Verdana" w:eastAsia="Times New Roman" w:hAnsi="Verdana"/>
            <w:color w:val="222222"/>
            <w:sz w:val="18"/>
            <w:szCs w:val="18"/>
          </w:rPr>
          <w:br/>
          <w:t>•    Embankment material-type II</w:t>
        </w:r>
      </w:ins>
    </w:p>
    <w:p w:rsidR="00EC6DE1" w:rsidRPr="00EC6DE1" w:rsidRDefault="00EC6DE1" w:rsidP="00EC6DE1">
      <w:pPr>
        <w:shd w:val="clear" w:color="auto" w:fill="FFFFFF"/>
        <w:spacing w:line="300" w:lineRule="atLeast"/>
        <w:rPr>
          <w:ins w:id="37" w:author="Unknown"/>
          <w:rFonts w:ascii="Verdana" w:eastAsia="Times New Roman" w:hAnsi="Verdana"/>
          <w:color w:val="222222"/>
          <w:sz w:val="18"/>
          <w:szCs w:val="18"/>
        </w:rPr>
      </w:pPr>
      <w:ins w:id="38" w:author="Unknown">
        <w:r w:rsidRPr="00EC6DE1">
          <w:rPr>
            <w:rFonts w:ascii="Verdana" w:eastAsia="Times New Roman" w:hAnsi="Verdana"/>
            <w:b/>
            <w:bCs/>
            <w:color w:val="222222"/>
            <w:sz w:val="18"/>
          </w:rPr>
          <w:t>4.0 Quality Control Procedures</w:t>
        </w:r>
        <w:r w:rsidRPr="00EC6DE1">
          <w:rPr>
            <w:rFonts w:ascii="Verdana" w:eastAsia="Times New Roman" w:hAnsi="Verdana"/>
            <w:color w:val="222222"/>
            <w:sz w:val="18"/>
            <w:szCs w:val="18"/>
          </w:rPr>
          <w:br/>
        </w:r>
        <w:r w:rsidRPr="00EC6DE1">
          <w:rPr>
            <w:rFonts w:ascii="Verdana" w:eastAsia="Times New Roman" w:hAnsi="Verdana"/>
            <w:b/>
            <w:bCs/>
            <w:i/>
            <w:iCs/>
            <w:color w:val="222222"/>
            <w:sz w:val="18"/>
          </w:rPr>
          <w:t>4.1 Sampling and testing</w:t>
        </w:r>
        <w:r w:rsidRPr="00EC6DE1">
          <w:rPr>
            <w:rFonts w:ascii="Verdana" w:eastAsia="Times New Roman" w:hAnsi="Verdana"/>
            <w:color w:val="222222"/>
            <w:sz w:val="18"/>
            <w:szCs w:val="18"/>
          </w:rPr>
          <w:br/>
          <w:t xml:space="preserve">The materials Engineer would take </w:t>
        </w:r>
        <w:r w:rsidRPr="00EC6DE1">
          <w:rPr>
            <w:rFonts w:ascii="Verdana" w:eastAsia="Times New Roman" w:hAnsi="Verdana"/>
            <w:color w:val="009900"/>
            <w:sz w:val="18"/>
            <w:u w:val="single"/>
          </w:rPr>
          <w:t>the samples</w:t>
        </w:r>
        <w:r w:rsidRPr="00EC6DE1">
          <w:rPr>
            <w:rFonts w:ascii="Verdana" w:eastAsia="Times New Roman" w:hAnsi="Verdana"/>
            <w:color w:val="222222"/>
            <w:sz w:val="18"/>
            <w:szCs w:val="18"/>
          </w:rPr>
          <w:t xml:space="preserve"> from the excavated materials to check </w:t>
        </w:r>
        <w:proofErr w:type="spellStart"/>
        <w:r w:rsidRPr="00EC6DE1">
          <w:rPr>
            <w:rFonts w:ascii="Verdana" w:eastAsia="Times New Roman" w:hAnsi="Verdana"/>
            <w:color w:val="222222"/>
            <w:sz w:val="18"/>
            <w:szCs w:val="18"/>
          </w:rPr>
          <w:t>weather</w:t>
        </w:r>
        <w:proofErr w:type="spellEnd"/>
        <w:r w:rsidRPr="00EC6DE1">
          <w:rPr>
            <w:rFonts w:ascii="Verdana" w:eastAsia="Times New Roman" w:hAnsi="Verdana"/>
            <w:color w:val="222222"/>
            <w:sz w:val="18"/>
            <w:szCs w:val="18"/>
          </w:rPr>
          <w:t xml:space="preserve"> those materials are suitable or unsuitable for backfilling and the results of the test would be forwarded to the Engineer for approval.</w:t>
        </w:r>
      </w:ins>
    </w:p>
    <w:p w:rsidR="00EC6DE1" w:rsidRPr="00EC6DE1" w:rsidRDefault="00EC6DE1" w:rsidP="00EC6DE1">
      <w:pPr>
        <w:shd w:val="clear" w:color="auto" w:fill="FFFFFF"/>
        <w:spacing w:line="300" w:lineRule="atLeast"/>
        <w:rPr>
          <w:ins w:id="39" w:author="Unknown"/>
          <w:rFonts w:ascii="Verdana" w:eastAsia="Times New Roman" w:hAnsi="Verdana"/>
          <w:color w:val="222222"/>
          <w:sz w:val="18"/>
          <w:szCs w:val="18"/>
        </w:rPr>
      </w:pPr>
      <w:ins w:id="40" w:author="Unknown">
        <w:r w:rsidRPr="00EC6DE1">
          <w:rPr>
            <w:rFonts w:ascii="Verdana" w:eastAsia="Times New Roman" w:hAnsi="Verdana"/>
            <w:i/>
            <w:iCs/>
            <w:color w:val="222222"/>
            <w:sz w:val="18"/>
          </w:rPr>
          <w:t xml:space="preserve">Excavated Soil: </w:t>
        </w:r>
        <w:r w:rsidRPr="00EC6DE1">
          <w:rPr>
            <w:rFonts w:ascii="Verdana" w:eastAsia="Times New Roman" w:hAnsi="Verdana"/>
            <w:color w:val="222222"/>
            <w:sz w:val="18"/>
            <w:szCs w:val="18"/>
          </w:rPr>
          <w:br/>
        </w:r>
        <w:r w:rsidRPr="00EC6DE1">
          <w:rPr>
            <w:rFonts w:ascii="Verdana" w:eastAsia="Times New Roman" w:hAnsi="Verdana"/>
            <w:color w:val="009900"/>
            <w:sz w:val="18"/>
            <w:u w:val="single"/>
          </w:rPr>
          <w:t>Samples</w:t>
        </w:r>
        <w:r w:rsidRPr="00EC6DE1">
          <w:rPr>
            <w:rFonts w:ascii="Verdana" w:eastAsia="Times New Roman" w:hAnsi="Verdana"/>
            <w:color w:val="222222"/>
            <w:sz w:val="18"/>
            <w:szCs w:val="18"/>
          </w:rPr>
          <w:t xml:space="preserve"> of soil would be taken from the locations where the embankment construction is carried out and those samples would be placed in a polythene bag providing identification tag. All required tests would be carried out in the </w:t>
        </w:r>
        <w:r w:rsidRPr="00EC6DE1">
          <w:rPr>
            <w:rFonts w:ascii="Verdana" w:eastAsia="Times New Roman" w:hAnsi="Verdana"/>
            <w:color w:val="009900"/>
            <w:sz w:val="18"/>
            <w:u w:val="single"/>
          </w:rPr>
          <w:t>materials testing laboratory</w:t>
        </w:r>
        <w:r w:rsidRPr="00EC6DE1">
          <w:rPr>
            <w:rFonts w:ascii="Verdana" w:eastAsia="Times New Roman" w:hAnsi="Verdana"/>
            <w:color w:val="222222"/>
            <w:sz w:val="18"/>
            <w:szCs w:val="18"/>
          </w:rPr>
          <w:t xml:space="preserve"> according to the frequencies specified in the technical specification to confirm </w:t>
        </w:r>
        <w:proofErr w:type="spellStart"/>
        <w:r w:rsidRPr="00EC6DE1">
          <w:rPr>
            <w:rFonts w:ascii="Verdana" w:eastAsia="Times New Roman" w:hAnsi="Verdana"/>
            <w:color w:val="222222"/>
            <w:sz w:val="18"/>
            <w:szCs w:val="18"/>
          </w:rPr>
          <w:t>wether</w:t>
        </w:r>
        <w:proofErr w:type="spellEnd"/>
        <w:r w:rsidRPr="00EC6DE1">
          <w:rPr>
            <w:rFonts w:ascii="Verdana" w:eastAsia="Times New Roman" w:hAnsi="Verdana"/>
            <w:color w:val="222222"/>
            <w:sz w:val="18"/>
            <w:szCs w:val="18"/>
          </w:rPr>
          <w:t xml:space="preserve"> the material is suitable for back filling or not.</w:t>
        </w:r>
      </w:ins>
    </w:p>
    <w:p w:rsidR="00EC6DE1" w:rsidRPr="00EC6DE1" w:rsidRDefault="00EC6DE1" w:rsidP="00EC6DE1">
      <w:pPr>
        <w:shd w:val="clear" w:color="auto" w:fill="FFFFFF"/>
        <w:spacing w:line="300" w:lineRule="atLeast"/>
        <w:rPr>
          <w:ins w:id="41" w:author="Unknown"/>
          <w:rFonts w:ascii="Verdana" w:eastAsia="Times New Roman" w:hAnsi="Verdana"/>
          <w:color w:val="222222"/>
          <w:sz w:val="18"/>
          <w:szCs w:val="18"/>
        </w:rPr>
      </w:pPr>
      <w:ins w:id="42" w:author="Unknown">
        <w:r w:rsidRPr="00EC6DE1">
          <w:rPr>
            <w:rFonts w:ascii="Verdana" w:eastAsia="Times New Roman" w:hAnsi="Verdana"/>
            <w:i/>
            <w:iCs/>
            <w:color w:val="222222"/>
            <w:sz w:val="18"/>
          </w:rPr>
          <w:t xml:space="preserve">Filling Material: </w:t>
        </w:r>
        <w:r w:rsidRPr="00EC6DE1">
          <w:rPr>
            <w:rFonts w:ascii="Verdana" w:eastAsia="Times New Roman" w:hAnsi="Verdana"/>
            <w:color w:val="222222"/>
            <w:sz w:val="18"/>
            <w:szCs w:val="18"/>
          </w:rPr>
          <w:br/>
          <w:t xml:space="preserve">Filling materials as embankment type 1 and type 2 would be found from the borrow pits or from any other </w:t>
        </w:r>
        <w:r w:rsidRPr="00EC6DE1">
          <w:rPr>
            <w:rFonts w:ascii="Verdana" w:eastAsia="Times New Roman" w:hAnsi="Verdana"/>
            <w:color w:val="009900"/>
            <w:sz w:val="18"/>
            <w:u w:val="single"/>
          </w:rPr>
          <w:t>excavation</w:t>
        </w:r>
        <w:r w:rsidRPr="00EC6DE1">
          <w:rPr>
            <w:rFonts w:ascii="Verdana" w:eastAsia="Times New Roman" w:hAnsi="Verdana"/>
            <w:color w:val="222222"/>
            <w:sz w:val="18"/>
            <w:szCs w:val="18"/>
          </w:rPr>
          <w:t>. Those materials would be tested as specified in the technical specification prior to the application by taking samples according to the required frequency.</w:t>
        </w:r>
        <w:r w:rsidRPr="00EC6DE1">
          <w:rPr>
            <w:rFonts w:ascii="Verdana" w:eastAsia="Times New Roman" w:hAnsi="Verdana"/>
            <w:color w:val="222222"/>
            <w:sz w:val="18"/>
            <w:szCs w:val="18"/>
          </w:rPr>
          <w:br/>
          <w:t>Each layer of those materials would be tested for the required degree of compaction by the method stipulated in the BS 1377. The minimum degree of compaction to be achieved is 95 % of the MDD for the top 150 mm layer and 93% for the remainder of the embankment.</w:t>
        </w:r>
        <w:r w:rsidRPr="00EC6DE1">
          <w:rPr>
            <w:rFonts w:ascii="Verdana" w:eastAsia="Times New Roman" w:hAnsi="Verdana"/>
            <w:color w:val="222222"/>
            <w:sz w:val="18"/>
            <w:szCs w:val="18"/>
          </w:rPr>
          <w:br/>
        </w:r>
        <w:r w:rsidRPr="00EC6DE1">
          <w:rPr>
            <w:rFonts w:ascii="Verdana" w:eastAsia="Times New Roman" w:hAnsi="Verdana"/>
            <w:b/>
            <w:bCs/>
            <w:i/>
            <w:iCs/>
            <w:color w:val="222222"/>
            <w:sz w:val="18"/>
            <w:szCs w:val="18"/>
          </w:rPr>
          <w:br/>
        </w:r>
        <w:r w:rsidRPr="00EC6DE1">
          <w:rPr>
            <w:rFonts w:ascii="Verdana" w:eastAsia="Times New Roman" w:hAnsi="Verdana"/>
            <w:b/>
            <w:bCs/>
            <w:i/>
            <w:iCs/>
            <w:color w:val="222222"/>
            <w:sz w:val="18"/>
          </w:rPr>
          <w:t xml:space="preserve">4.2 </w:t>
        </w:r>
        <w:r w:rsidRPr="00EC6DE1">
          <w:rPr>
            <w:rFonts w:ascii="Verdana" w:eastAsia="Times New Roman" w:hAnsi="Verdana"/>
            <w:b/>
            <w:bCs/>
            <w:i/>
            <w:iCs/>
            <w:color w:val="222222"/>
            <w:sz w:val="18"/>
          </w:rPr>
          <w:fldChar w:fldCharType="begin"/>
        </w:r>
        <w:r w:rsidRPr="00EC6DE1">
          <w:rPr>
            <w:rFonts w:ascii="Verdana" w:eastAsia="Times New Roman" w:hAnsi="Verdana"/>
            <w:b/>
            <w:bCs/>
            <w:i/>
            <w:iCs/>
            <w:color w:val="222222"/>
            <w:sz w:val="18"/>
          </w:rPr>
          <w:instrText xml:space="preserve"> HYPERLINK "http://goda02.com/inspection-check-list-embankment-construction/" </w:instrText>
        </w:r>
        <w:r w:rsidRPr="00EC6DE1">
          <w:rPr>
            <w:rFonts w:ascii="Verdana" w:eastAsia="Times New Roman" w:hAnsi="Verdana"/>
            <w:b/>
            <w:bCs/>
            <w:i/>
            <w:iCs/>
            <w:color w:val="222222"/>
            <w:sz w:val="18"/>
          </w:rPr>
          <w:fldChar w:fldCharType="separate"/>
        </w:r>
        <w:r w:rsidRPr="00EC6DE1">
          <w:rPr>
            <w:rFonts w:ascii="Verdana" w:eastAsia="Times New Roman" w:hAnsi="Verdana"/>
            <w:b/>
            <w:bCs/>
            <w:i/>
            <w:iCs/>
            <w:color w:val="D51515"/>
            <w:sz w:val="18"/>
          </w:rPr>
          <w:t>Inspection Check list</w:t>
        </w:r>
        <w:r w:rsidRPr="00EC6DE1">
          <w:rPr>
            <w:rFonts w:ascii="Verdana" w:eastAsia="Times New Roman" w:hAnsi="Verdana"/>
            <w:b/>
            <w:bCs/>
            <w:i/>
            <w:iCs/>
            <w:color w:val="222222"/>
            <w:sz w:val="18"/>
          </w:rPr>
          <w:fldChar w:fldCharType="end"/>
        </w:r>
        <w:r w:rsidRPr="00EC6DE1">
          <w:rPr>
            <w:rFonts w:ascii="Verdana" w:eastAsia="Times New Roman" w:hAnsi="Verdana"/>
            <w:color w:val="222222"/>
            <w:sz w:val="18"/>
            <w:szCs w:val="18"/>
          </w:rPr>
          <w:br/>
        </w:r>
        <w:proofErr w:type="gramStart"/>
        <w:r w:rsidRPr="00EC6DE1">
          <w:rPr>
            <w:rFonts w:ascii="Verdana" w:eastAsia="Times New Roman" w:hAnsi="Verdana"/>
            <w:color w:val="222222"/>
            <w:sz w:val="18"/>
            <w:szCs w:val="18"/>
          </w:rPr>
          <w:t>To</w:t>
        </w:r>
        <w:proofErr w:type="gramEnd"/>
        <w:r w:rsidRPr="00EC6DE1">
          <w:rPr>
            <w:rFonts w:ascii="Verdana" w:eastAsia="Times New Roman" w:hAnsi="Verdana"/>
            <w:color w:val="222222"/>
            <w:sz w:val="18"/>
            <w:szCs w:val="18"/>
          </w:rPr>
          <w:t xml:space="preserve"> ensure that the all activities being performed with the expected quality, an </w:t>
        </w:r>
        <w:r w:rsidRPr="00EC6DE1">
          <w:rPr>
            <w:rFonts w:ascii="Verdana" w:eastAsia="Times New Roman" w:hAnsi="Verdana"/>
            <w:color w:val="222222"/>
            <w:sz w:val="18"/>
            <w:szCs w:val="18"/>
          </w:rPr>
          <w:fldChar w:fldCharType="begin"/>
        </w:r>
        <w:r w:rsidRPr="00EC6DE1">
          <w:rPr>
            <w:rFonts w:ascii="Verdana" w:eastAsia="Times New Roman" w:hAnsi="Verdana"/>
            <w:color w:val="222222"/>
            <w:sz w:val="18"/>
            <w:szCs w:val="18"/>
          </w:rPr>
          <w:instrText xml:space="preserve"> HYPERLINK "http://goda02.com/inspection-check-list-embankment-construction/" </w:instrText>
        </w:r>
        <w:r w:rsidRPr="00EC6DE1">
          <w:rPr>
            <w:rFonts w:ascii="Verdana" w:eastAsia="Times New Roman" w:hAnsi="Verdana"/>
            <w:color w:val="222222"/>
            <w:sz w:val="18"/>
            <w:szCs w:val="18"/>
          </w:rPr>
          <w:fldChar w:fldCharType="separate"/>
        </w:r>
        <w:r w:rsidRPr="00EC6DE1">
          <w:rPr>
            <w:rFonts w:ascii="Verdana" w:eastAsia="Times New Roman" w:hAnsi="Verdana"/>
            <w:color w:val="D51515"/>
            <w:sz w:val="18"/>
          </w:rPr>
          <w:t>inspection check list</w:t>
        </w:r>
        <w:r w:rsidRPr="00EC6DE1">
          <w:rPr>
            <w:rFonts w:ascii="Verdana" w:eastAsia="Times New Roman" w:hAnsi="Verdana"/>
            <w:color w:val="222222"/>
            <w:sz w:val="18"/>
            <w:szCs w:val="18"/>
          </w:rPr>
          <w:fldChar w:fldCharType="end"/>
        </w:r>
        <w:r w:rsidRPr="00EC6DE1">
          <w:rPr>
            <w:rFonts w:ascii="Verdana" w:eastAsia="Times New Roman" w:hAnsi="Verdana"/>
            <w:color w:val="222222"/>
            <w:sz w:val="18"/>
            <w:szCs w:val="18"/>
          </w:rPr>
          <w:t xml:space="preserve"> would be filled by QAE or the respective QA </w:t>
        </w:r>
        <w:r w:rsidRPr="00EC6DE1">
          <w:rPr>
            <w:rFonts w:ascii="Verdana" w:eastAsia="Times New Roman" w:hAnsi="Verdana"/>
            <w:color w:val="009900"/>
            <w:sz w:val="18"/>
            <w:u w:val="single"/>
          </w:rPr>
          <w:t>inspectors</w:t>
        </w:r>
        <w:r w:rsidRPr="00EC6DE1">
          <w:rPr>
            <w:rFonts w:ascii="Verdana" w:eastAsia="Times New Roman" w:hAnsi="Verdana"/>
            <w:color w:val="222222"/>
            <w:sz w:val="18"/>
            <w:szCs w:val="18"/>
          </w:rPr>
          <w:t xml:space="preserve"> in case of preconstruction, during construction. The </w:t>
        </w:r>
        <w:r w:rsidRPr="00EC6DE1">
          <w:rPr>
            <w:rFonts w:ascii="Verdana" w:eastAsia="Times New Roman" w:hAnsi="Verdana"/>
            <w:color w:val="222222"/>
            <w:sz w:val="18"/>
            <w:szCs w:val="18"/>
          </w:rPr>
          <w:fldChar w:fldCharType="begin"/>
        </w:r>
        <w:r w:rsidRPr="00EC6DE1">
          <w:rPr>
            <w:rFonts w:ascii="Verdana" w:eastAsia="Times New Roman" w:hAnsi="Verdana"/>
            <w:color w:val="222222"/>
            <w:sz w:val="18"/>
            <w:szCs w:val="18"/>
          </w:rPr>
          <w:instrText xml:space="preserve"> HYPERLINK "http://goda02.com/inspection-check-list-embankment-construction/" </w:instrText>
        </w:r>
        <w:r w:rsidRPr="00EC6DE1">
          <w:rPr>
            <w:rFonts w:ascii="Verdana" w:eastAsia="Times New Roman" w:hAnsi="Verdana"/>
            <w:color w:val="222222"/>
            <w:sz w:val="18"/>
            <w:szCs w:val="18"/>
          </w:rPr>
          <w:fldChar w:fldCharType="separate"/>
        </w:r>
        <w:r w:rsidRPr="00EC6DE1">
          <w:rPr>
            <w:rFonts w:ascii="Verdana" w:eastAsia="Times New Roman" w:hAnsi="Verdana"/>
            <w:color w:val="D51515"/>
            <w:sz w:val="18"/>
          </w:rPr>
          <w:t>inspection check list</w:t>
        </w:r>
        <w:r w:rsidRPr="00EC6DE1">
          <w:rPr>
            <w:rFonts w:ascii="Verdana" w:eastAsia="Times New Roman" w:hAnsi="Verdana"/>
            <w:color w:val="222222"/>
            <w:sz w:val="18"/>
            <w:szCs w:val="18"/>
          </w:rPr>
          <w:fldChar w:fldCharType="end"/>
        </w:r>
        <w:r w:rsidRPr="00EC6DE1">
          <w:rPr>
            <w:rFonts w:ascii="Verdana" w:eastAsia="Times New Roman" w:hAnsi="Verdana"/>
            <w:color w:val="222222"/>
            <w:sz w:val="18"/>
            <w:szCs w:val="18"/>
          </w:rPr>
          <w:t xml:space="preserve"> shall include the specific requirements, safety and environmental measures.</w:t>
        </w:r>
      </w:ins>
    </w:p>
    <w:p w:rsidR="00EC6DE1" w:rsidRPr="00EC6DE1" w:rsidRDefault="00EC6DE1" w:rsidP="00EC6DE1">
      <w:pPr>
        <w:shd w:val="clear" w:color="auto" w:fill="FFFFFF"/>
        <w:spacing w:line="300" w:lineRule="atLeast"/>
        <w:rPr>
          <w:ins w:id="43" w:author="Unknown"/>
          <w:rFonts w:ascii="Verdana" w:eastAsia="Times New Roman" w:hAnsi="Verdana"/>
          <w:color w:val="222222"/>
          <w:sz w:val="18"/>
          <w:szCs w:val="18"/>
        </w:rPr>
      </w:pPr>
      <w:ins w:id="44" w:author="Unknown">
        <w:r w:rsidRPr="00EC6DE1">
          <w:rPr>
            <w:rFonts w:ascii="Verdana" w:eastAsia="Times New Roman" w:hAnsi="Verdana"/>
            <w:b/>
            <w:bCs/>
            <w:i/>
            <w:iCs/>
            <w:color w:val="222222"/>
            <w:sz w:val="18"/>
          </w:rPr>
          <w:t>4.3 Dimension Control</w:t>
        </w:r>
        <w:r w:rsidRPr="00EC6DE1">
          <w:rPr>
            <w:rFonts w:ascii="Verdana" w:eastAsia="Times New Roman" w:hAnsi="Verdana"/>
            <w:color w:val="222222"/>
            <w:sz w:val="18"/>
            <w:szCs w:val="18"/>
          </w:rPr>
          <w:br/>
          <w:t>Embankment construction would be carried out according to the designed cross sections. The required slope and length of the excavation would be properly maintained during construction and those requirements would be checked with the inspection check list.</w:t>
        </w:r>
        <w:r w:rsidRPr="00EC6DE1">
          <w:rPr>
            <w:rFonts w:ascii="Verdana" w:eastAsia="Times New Roman" w:hAnsi="Verdana"/>
            <w:color w:val="222222"/>
            <w:sz w:val="18"/>
            <w:szCs w:val="18"/>
          </w:rPr>
          <w:br/>
        </w:r>
        <w:r w:rsidRPr="00EC6DE1">
          <w:rPr>
            <w:rFonts w:ascii="Verdana" w:eastAsia="Times New Roman" w:hAnsi="Verdana"/>
            <w:b/>
            <w:bCs/>
            <w:color w:val="222222"/>
            <w:sz w:val="18"/>
            <w:szCs w:val="18"/>
          </w:rPr>
          <w:br/>
        </w:r>
        <w:r w:rsidRPr="00EC6DE1">
          <w:rPr>
            <w:rFonts w:ascii="Verdana" w:eastAsia="Times New Roman" w:hAnsi="Verdana"/>
            <w:b/>
            <w:bCs/>
            <w:color w:val="222222"/>
            <w:sz w:val="18"/>
          </w:rPr>
          <w:t>5.0 Methodology</w:t>
        </w:r>
      </w:ins>
    </w:p>
    <w:p w:rsidR="00EC6DE1" w:rsidRPr="00EC6DE1" w:rsidRDefault="00EC6DE1" w:rsidP="00EC6DE1">
      <w:pPr>
        <w:shd w:val="clear" w:color="auto" w:fill="FFFFFF"/>
        <w:spacing w:line="300" w:lineRule="atLeast"/>
        <w:rPr>
          <w:ins w:id="45" w:author="Unknown"/>
          <w:rFonts w:eastAsia="Times New Roman"/>
          <w:b/>
          <w:bCs/>
          <w:i/>
          <w:iCs/>
        </w:rPr>
      </w:pPr>
      <w:ins w:id="46" w:author="Unknown">
        <w:r w:rsidRPr="00EC6DE1">
          <w:rPr>
            <w:rFonts w:ascii="Verdana" w:eastAsia="Times New Roman" w:hAnsi="Verdana"/>
            <w:b/>
            <w:bCs/>
            <w:i/>
            <w:iCs/>
            <w:color w:val="222222"/>
            <w:sz w:val="18"/>
          </w:rPr>
          <w:t>5.1 Preparation of the existing surface for embankment construction.</w:t>
        </w:r>
        <w:r w:rsidRPr="00EC6DE1">
          <w:rPr>
            <w:rFonts w:ascii="Verdana" w:eastAsia="Times New Roman" w:hAnsi="Verdana"/>
            <w:color w:val="222222"/>
            <w:sz w:val="18"/>
            <w:szCs w:val="18"/>
          </w:rPr>
          <w:br/>
          <w:t>• Limits of the embankment construction would be identified form the approved drawings given by the Engineer.</w:t>
        </w:r>
        <w:r w:rsidRPr="00EC6DE1">
          <w:rPr>
            <w:rFonts w:ascii="Verdana" w:eastAsia="Times New Roman" w:hAnsi="Verdana"/>
            <w:color w:val="222222"/>
            <w:sz w:val="18"/>
            <w:szCs w:val="18"/>
          </w:rPr>
          <w:br/>
          <w:t xml:space="preserve">• The Surveyor would set out the lines of embankment fill and reference levels would be marked on pegs as directed by the SE and would be notified to the Engineer for approval. The </w:t>
        </w:r>
        <w:proofErr w:type="spellStart"/>
        <w:r w:rsidRPr="00EC6DE1">
          <w:rPr>
            <w:rFonts w:ascii="Verdana" w:eastAsia="Times New Roman" w:hAnsi="Verdana"/>
            <w:color w:val="222222"/>
            <w:sz w:val="18"/>
            <w:szCs w:val="18"/>
          </w:rPr>
          <w:t>center</w:t>
        </w:r>
        <w:proofErr w:type="spellEnd"/>
        <w:r w:rsidRPr="00EC6DE1">
          <w:rPr>
            <w:rFonts w:ascii="Verdana" w:eastAsia="Times New Roman" w:hAnsi="Verdana"/>
            <w:color w:val="222222"/>
            <w:sz w:val="18"/>
            <w:szCs w:val="18"/>
          </w:rPr>
          <w:t xml:space="preserve"> line would be referenced before commencement of the work.</w:t>
        </w:r>
        <w:r w:rsidRPr="00EC6DE1">
          <w:rPr>
            <w:rFonts w:ascii="Verdana" w:eastAsia="Times New Roman" w:hAnsi="Verdana"/>
            <w:color w:val="222222"/>
            <w:sz w:val="18"/>
            <w:szCs w:val="18"/>
          </w:rPr>
          <w:br/>
          <w:t xml:space="preserve">• All </w:t>
        </w:r>
        <w:r w:rsidRPr="00EC6DE1">
          <w:rPr>
            <w:rFonts w:ascii="Verdana" w:eastAsia="Times New Roman" w:hAnsi="Verdana"/>
            <w:color w:val="009900"/>
            <w:sz w:val="18"/>
            <w:u w:val="single"/>
          </w:rPr>
          <w:t>top soil</w:t>
        </w:r>
        <w:r w:rsidRPr="00EC6DE1">
          <w:rPr>
            <w:rFonts w:ascii="Verdana" w:eastAsia="Times New Roman" w:hAnsi="Verdana"/>
            <w:color w:val="222222"/>
            <w:sz w:val="18"/>
            <w:szCs w:val="18"/>
          </w:rPr>
          <w:t xml:space="preserve"> would be removed by using a manual mean or a suitable mechanical devise to an average depth of 150mm and would be disposed to a suitable disposal location by using dump trucks.</w:t>
        </w:r>
        <w:r w:rsidRPr="00EC6DE1">
          <w:rPr>
            <w:rFonts w:ascii="Verdana" w:eastAsia="Times New Roman" w:hAnsi="Verdana"/>
            <w:color w:val="222222"/>
            <w:sz w:val="18"/>
            <w:szCs w:val="18"/>
          </w:rPr>
          <w:br/>
          <w:t xml:space="preserve">• The existing surface would be compacted using a 5-10 ton roller with 4-6 passes </w:t>
        </w:r>
        <w:proofErr w:type="spellStart"/>
        <w:r w:rsidRPr="00EC6DE1">
          <w:rPr>
            <w:rFonts w:ascii="Verdana" w:eastAsia="Times New Roman" w:hAnsi="Verdana"/>
            <w:color w:val="222222"/>
            <w:sz w:val="18"/>
            <w:szCs w:val="18"/>
          </w:rPr>
          <w:t>or</w:t>
        </w:r>
        <w:proofErr w:type="spellEnd"/>
        <w:r w:rsidRPr="00EC6DE1">
          <w:rPr>
            <w:rFonts w:ascii="Verdana" w:eastAsia="Times New Roman" w:hAnsi="Verdana"/>
            <w:color w:val="222222"/>
            <w:sz w:val="18"/>
            <w:szCs w:val="18"/>
          </w:rPr>
          <w:t xml:space="preserve"> 3 ton roller with 12-20 passes depending on the width of the area.</w:t>
        </w:r>
        <w:r w:rsidRPr="00EC6DE1">
          <w:rPr>
            <w:rFonts w:ascii="Verdana" w:eastAsia="Times New Roman" w:hAnsi="Verdana"/>
            <w:color w:val="222222"/>
            <w:sz w:val="18"/>
            <w:szCs w:val="18"/>
          </w:rPr>
          <w:br/>
        </w:r>
        <w:r w:rsidRPr="00EC6DE1">
          <w:rPr>
            <w:rFonts w:ascii="Verdana" w:eastAsia="Times New Roman" w:hAnsi="Verdana"/>
            <w:b/>
            <w:bCs/>
            <w:i/>
            <w:iCs/>
            <w:color w:val="222222"/>
            <w:sz w:val="18"/>
          </w:rPr>
          <w:lastRenderedPageBreak/>
          <w:fldChar w:fldCharType="begin"/>
        </w:r>
        <w:r w:rsidRPr="00EC6DE1">
          <w:rPr>
            <w:rFonts w:ascii="Verdana" w:eastAsia="Times New Roman" w:hAnsi="Verdana"/>
            <w:b/>
            <w:bCs/>
            <w:i/>
            <w:iCs/>
            <w:color w:val="222222"/>
            <w:sz w:val="18"/>
          </w:rPr>
          <w:instrText xml:space="preserve"> HYPERLINK "https://docs.google.com/fileview?id=0BzGG3BxQs9L1MDM2ZTliZjEtYTlmZi00YWZkLWIyYzgtMTlkMzFjOTE0ZTQ1&amp;hl=en&amp;authkey=CIrfj8UJ" </w:instrText>
        </w:r>
        <w:r w:rsidRPr="00EC6DE1">
          <w:rPr>
            <w:rFonts w:ascii="Verdana" w:eastAsia="Times New Roman" w:hAnsi="Verdana"/>
            <w:b/>
            <w:bCs/>
            <w:i/>
            <w:iCs/>
            <w:color w:val="222222"/>
            <w:sz w:val="18"/>
          </w:rPr>
          <w:fldChar w:fldCharType="separate"/>
        </w:r>
        <w:r w:rsidRPr="00EC6DE1">
          <w:rPr>
            <w:rFonts w:ascii="Verdana" w:eastAsia="Times New Roman" w:hAnsi="Verdana"/>
            <w:b/>
            <w:bCs/>
            <w:i/>
            <w:iCs/>
            <w:color w:val="D51515"/>
            <w:sz w:val="18"/>
          </w:rPr>
          <w:t>Methodology Flow Chart</w:t>
        </w:r>
        <w:r w:rsidRPr="00EC6DE1">
          <w:rPr>
            <w:rFonts w:ascii="Verdana" w:eastAsia="Times New Roman" w:hAnsi="Verdana"/>
            <w:b/>
            <w:bCs/>
            <w:i/>
            <w:iCs/>
            <w:color w:val="222222"/>
            <w:sz w:val="18"/>
          </w:rPr>
          <w:fldChar w:fldCharType="end"/>
        </w:r>
        <w:r w:rsidRPr="00EC6DE1">
          <w:rPr>
            <w:rFonts w:ascii="Verdana" w:eastAsia="Times New Roman" w:hAnsi="Verdana"/>
            <w:b/>
            <w:bCs/>
            <w:i/>
            <w:iCs/>
            <w:color w:val="222222"/>
            <w:sz w:val="18"/>
            <w:szCs w:val="18"/>
          </w:rPr>
          <w:br/>
        </w:r>
      </w:ins>
    </w:p>
    <w:p w:rsidR="00EC6DE1" w:rsidRPr="00EC6DE1" w:rsidRDefault="00EC6DE1" w:rsidP="00EC6DE1">
      <w:pPr>
        <w:shd w:val="clear" w:color="auto" w:fill="FFFFFF"/>
        <w:spacing w:line="300" w:lineRule="atLeast"/>
        <w:rPr>
          <w:ins w:id="47" w:author="Unknown"/>
          <w:rFonts w:eastAsia="Times New Roman"/>
        </w:rPr>
      </w:pPr>
      <w:ins w:id="48" w:author="Unknown">
        <w:r w:rsidRPr="00EC6DE1">
          <w:rPr>
            <w:rFonts w:ascii="Verdana" w:eastAsia="Times New Roman" w:hAnsi="Verdana"/>
            <w:b/>
            <w:bCs/>
            <w:i/>
            <w:iCs/>
            <w:color w:val="222222"/>
            <w:sz w:val="18"/>
          </w:rPr>
          <w:pict/>
        </w:r>
      </w:ins>
      <w:r w:rsidRPr="00EC6DE1">
        <w:rPr>
          <w:rFonts w:ascii="Verdana" w:eastAsia="Times New Roman" w:hAnsi="Verdana"/>
          <w:b/>
          <w:bCs/>
          <w:i/>
          <w:iCs/>
          <w:color w:val="222222"/>
          <w:sz w:val="18"/>
        </w:rPr>
        <w:pict/>
      </w:r>
      <w:ins w:id="49" w:author="Unknown">
        <w:r w:rsidRPr="00EC6DE1">
          <w:rPr>
            <w:rFonts w:ascii="Verdana" w:eastAsia="Times New Roman" w:hAnsi="Verdana"/>
            <w:b/>
            <w:bCs/>
            <w:i/>
            <w:iCs/>
            <w:color w:val="222222"/>
            <w:sz w:val="18"/>
          </w:rPr>
          <w:t>5.2 Embankment filling.</w:t>
        </w:r>
        <w:r w:rsidRPr="00EC6DE1">
          <w:rPr>
            <w:rFonts w:ascii="Verdana" w:eastAsia="Times New Roman" w:hAnsi="Verdana"/>
            <w:color w:val="222222"/>
            <w:sz w:val="18"/>
            <w:szCs w:val="18"/>
          </w:rPr>
          <w:br/>
          <w:t>• Embankment filling would be commenced after approval of the borrow pits and the material by the Engineer.</w:t>
        </w:r>
        <w:r w:rsidRPr="00EC6DE1">
          <w:rPr>
            <w:rFonts w:ascii="Verdana" w:eastAsia="Times New Roman" w:hAnsi="Verdana"/>
            <w:color w:val="222222"/>
            <w:sz w:val="18"/>
            <w:szCs w:val="18"/>
          </w:rPr>
          <w:br/>
          <w:t xml:space="preserve">• The borrow materials would be transported to the site by the Dump trucks and stock piled in separate lots as Type I and Type II. If the requirement of embankment material is in small quantities, it will be </w:t>
        </w:r>
        <w:r w:rsidRPr="00EC6DE1">
          <w:rPr>
            <w:rFonts w:ascii="Verdana" w:eastAsia="Times New Roman" w:hAnsi="Verdana"/>
            <w:color w:val="009900"/>
            <w:sz w:val="18"/>
            <w:u w:val="single"/>
          </w:rPr>
          <w:t>supplied</w:t>
        </w:r>
        <w:r w:rsidRPr="00EC6DE1">
          <w:rPr>
            <w:rFonts w:ascii="Verdana" w:eastAsia="Times New Roman" w:hAnsi="Verdana"/>
            <w:color w:val="222222"/>
            <w:sz w:val="18"/>
            <w:szCs w:val="18"/>
          </w:rPr>
          <w:t xml:space="preserve"> to the site directly. If it is in larger quantities it will be stock piled at a well-drained area and it will be kept covered to prevent it getting wet. Inspections would be carried out irrespective of quantity.</w:t>
        </w:r>
        <w:r w:rsidRPr="00EC6DE1">
          <w:rPr>
            <w:rFonts w:ascii="Verdana" w:eastAsia="Times New Roman" w:hAnsi="Verdana"/>
            <w:color w:val="222222"/>
            <w:sz w:val="18"/>
            <w:szCs w:val="18"/>
          </w:rPr>
          <w:br/>
          <w:t>• Filling embankment would be carried out in bench style. Benching of sloping surfaces would be carried out manually to 150mm height or as directed by the Engineer in each step, before starting to fill the material.</w:t>
        </w:r>
      </w:ins>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Pr="00EC6DE1" w:rsidRDefault="00EC6DE1" w:rsidP="00EC6DE1">
      <w:pPr>
        <w:shd w:val="clear" w:color="auto" w:fill="FFFFFF"/>
        <w:spacing w:after="150" w:line="300" w:lineRule="atLeast"/>
        <w:outlineLvl w:val="1"/>
        <w:rPr>
          <w:rFonts w:ascii="Arial" w:eastAsia="Times New Roman" w:hAnsi="Arial" w:cs="Arial"/>
          <w:color w:val="202020"/>
          <w:kern w:val="36"/>
          <w:sz w:val="27"/>
          <w:szCs w:val="27"/>
        </w:rPr>
      </w:pPr>
      <w:r w:rsidRPr="00EC6DE1">
        <w:rPr>
          <w:rFonts w:ascii="Arial" w:eastAsia="Times New Roman" w:hAnsi="Arial" w:cs="Arial"/>
          <w:color w:val="202020"/>
          <w:kern w:val="36"/>
          <w:sz w:val="27"/>
          <w:szCs w:val="27"/>
        </w:rPr>
        <w:t>Channel Excavation</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October 30, 2010</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How to do a channel, Side Drain, Side Ditches etc</w:t>
      </w:r>
      <w:proofErr w:type="gramStart"/>
      <w:r w:rsidRPr="00EC6DE1">
        <w:rPr>
          <w:rFonts w:ascii="Verdana" w:eastAsia="Times New Roman" w:hAnsi="Verdana"/>
          <w:color w:val="222222"/>
          <w:sz w:val="18"/>
          <w:szCs w:val="18"/>
        </w:rPr>
        <w:t>..</w:t>
      </w:r>
      <w:proofErr w:type="gramEnd"/>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1.0 Introduction</w:t>
      </w:r>
      <w:r w:rsidRPr="00EC6DE1">
        <w:rPr>
          <w:rFonts w:ascii="Verdana" w:eastAsia="Times New Roman" w:hAnsi="Verdana"/>
          <w:color w:val="222222"/>
          <w:sz w:val="18"/>
          <w:szCs w:val="18"/>
        </w:rPr>
        <w:br/>
      </w:r>
      <w:proofErr w:type="gramStart"/>
      <w:r w:rsidRPr="00EC6DE1">
        <w:rPr>
          <w:rFonts w:ascii="Verdana" w:eastAsia="Times New Roman" w:hAnsi="Verdana"/>
          <w:color w:val="222222"/>
          <w:sz w:val="18"/>
          <w:szCs w:val="18"/>
        </w:rPr>
        <w:t>This</w:t>
      </w:r>
      <w:proofErr w:type="gramEnd"/>
      <w:r w:rsidRPr="00EC6DE1">
        <w:rPr>
          <w:rFonts w:ascii="Verdana" w:eastAsia="Times New Roman" w:hAnsi="Verdana"/>
          <w:color w:val="222222"/>
          <w:sz w:val="18"/>
          <w:szCs w:val="18"/>
        </w:rPr>
        <w:t xml:space="preserve"> works consist of excavation for all channels, drains, ditches where </w:t>
      </w:r>
      <w:proofErr w:type="spellStart"/>
      <w:r w:rsidRPr="00EC6DE1">
        <w:rPr>
          <w:rFonts w:ascii="Verdana" w:eastAsia="Times New Roman" w:hAnsi="Verdana"/>
          <w:color w:val="222222"/>
          <w:sz w:val="18"/>
          <w:szCs w:val="18"/>
        </w:rPr>
        <w:t>in side</w:t>
      </w:r>
      <w:proofErr w:type="spellEnd"/>
      <w:r w:rsidRPr="00EC6DE1">
        <w:rPr>
          <w:rFonts w:ascii="Verdana" w:eastAsia="Times New Roman" w:hAnsi="Verdana"/>
          <w:color w:val="222222"/>
          <w:sz w:val="18"/>
          <w:szCs w:val="18"/>
        </w:rPr>
        <w:t xml:space="preserve"> and </w:t>
      </w:r>
      <w:proofErr w:type="spellStart"/>
      <w:r w:rsidRPr="00EC6DE1">
        <w:rPr>
          <w:rFonts w:ascii="Verdana" w:eastAsia="Times New Roman" w:hAnsi="Verdana"/>
          <w:color w:val="222222"/>
          <w:sz w:val="18"/>
          <w:szCs w:val="18"/>
        </w:rPr>
        <w:t>out side</w:t>
      </w:r>
      <w:proofErr w:type="spellEnd"/>
      <w:r w:rsidRPr="00EC6DE1">
        <w:rPr>
          <w:rFonts w:ascii="Verdana" w:eastAsia="Times New Roman" w:hAnsi="Verdana"/>
          <w:color w:val="222222"/>
          <w:sz w:val="18"/>
          <w:szCs w:val="18"/>
        </w:rPr>
        <w:t xml:space="preserve"> of the right of way showing on the Drawing or as instructed by the Engineer. The proper drainage shall be provided by constructing, shaping, finishing or backfilling where necessary involved in conformity with the required alignment, levels, grades and cross sections.</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2.0 Abbreviation</w:t>
      </w:r>
      <w:r w:rsidRPr="00EC6DE1">
        <w:rPr>
          <w:rFonts w:ascii="Verdana" w:eastAsia="Times New Roman" w:hAnsi="Verdana"/>
          <w:color w:val="222222"/>
          <w:sz w:val="18"/>
          <w:szCs w:val="18"/>
        </w:rPr>
        <w:br/>
        <w:t>QAE    - Quality Assurance Engineer</w:t>
      </w:r>
      <w:r w:rsidRPr="00EC6DE1">
        <w:rPr>
          <w:rFonts w:ascii="Verdana" w:eastAsia="Times New Roman" w:hAnsi="Verdana"/>
          <w:color w:val="222222"/>
          <w:sz w:val="18"/>
          <w:szCs w:val="18"/>
        </w:rPr>
        <w:br/>
        <w:t>QAI    - Quality Assurance Inspector</w:t>
      </w:r>
      <w:r w:rsidRPr="00EC6DE1">
        <w:rPr>
          <w:rFonts w:ascii="Verdana" w:eastAsia="Times New Roman" w:hAnsi="Verdana"/>
          <w:color w:val="222222"/>
          <w:sz w:val="18"/>
          <w:szCs w:val="18"/>
        </w:rPr>
        <w:br/>
        <w:t xml:space="preserve">QCI    - </w:t>
      </w:r>
      <w:r w:rsidRPr="00EC6DE1">
        <w:rPr>
          <w:rFonts w:ascii="Verdana" w:eastAsia="Times New Roman" w:hAnsi="Verdana"/>
          <w:color w:val="009900"/>
          <w:sz w:val="18"/>
          <w:u w:val="single"/>
        </w:rPr>
        <w:t>Quality Control Inspector</w:t>
      </w:r>
      <w:r w:rsidRPr="00EC6DE1">
        <w:rPr>
          <w:rFonts w:ascii="Verdana" w:eastAsia="Times New Roman" w:hAnsi="Verdana"/>
          <w:color w:val="222222"/>
          <w:sz w:val="18"/>
          <w:szCs w:val="18"/>
        </w:rPr>
        <w:br/>
        <w:t>SE    - Site Engineer</w:t>
      </w:r>
      <w:r w:rsidRPr="00EC6DE1">
        <w:rPr>
          <w:rFonts w:ascii="Verdana" w:eastAsia="Times New Roman" w:hAnsi="Verdana"/>
          <w:color w:val="222222"/>
          <w:sz w:val="18"/>
          <w:szCs w:val="18"/>
        </w:rPr>
        <w:br/>
        <w:t>SEO    - Safety and Environmental Officer</w:t>
      </w:r>
      <w:r w:rsidRPr="00EC6DE1">
        <w:rPr>
          <w:rFonts w:ascii="Verdana" w:eastAsia="Times New Roman" w:hAnsi="Verdana"/>
          <w:color w:val="222222"/>
          <w:sz w:val="18"/>
          <w:szCs w:val="18"/>
        </w:rPr>
        <w:br/>
        <w:t>TO    - Technical Officer</w:t>
      </w:r>
      <w:r w:rsidRPr="00EC6DE1">
        <w:rPr>
          <w:rFonts w:ascii="Verdana" w:eastAsia="Times New Roman" w:hAnsi="Verdana"/>
          <w:color w:val="222222"/>
          <w:sz w:val="18"/>
          <w:szCs w:val="18"/>
        </w:rPr>
        <w:br/>
        <w:t xml:space="preserve">QAS    - Quality Assurance </w:t>
      </w:r>
      <w:r w:rsidRPr="00EC6DE1">
        <w:rPr>
          <w:rFonts w:ascii="Verdana" w:eastAsia="Times New Roman" w:hAnsi="Verdana"/>
          <w:color w:val="009900"/>
          <w:sz w:val="18"/>
          <w:u w:val="single"/>
        </w:rPr>
        <w:t>System</w:t>
      </w:r>
      <w:r w:rsidRPr="00EC6DE1">
        <w:rPr>
          <w:rFonts w:ascii="Verdana" w:eastAsia="Times New Roman" w:hAnsi="Verdana"/>
          <w:color w:val="222222"/>
          <w:sz w:val="18"/>
          <w:szCs w:val="18"/>
        </w:rPr>
        <w:br/>
        <w:t>ME    - Materials Engineer (Contractor)</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3.0 Resource Allocation</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3.1   Man power</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QAI</w:t>
      </w:r>
      <w:r w:rsidRPr="00EC6DE1">
        <w:rPr>
          <w:rFonts w:ascii="Verdana" w:eastAsia="Times New Roman" w:hAnsi="Verdana"/>
          <w:color w:val="222222"/>
          <w:sz w:val="18"/>
          <w:szCs w:val="18"/>
        </w:rPr>
        <w:br/>
        <w:t>QCI</w:t>
      </w:r>
      <w:r w:rsidRPr="00EC6DE1">
        <w:rPr>
          <w:rFonts w:ascii="Verdana" w:eastAsia="Times New Roman" w:hAnsi="Verdana"/>
          <w:color w:val="222222"/>
          <w:sz w:val="18"/>
          <w:szCs w:val="18"/>
        </w:rPr>
        <w:br/>
        <w:t>Site</w:t>
      </w:r>
      <w:proofErr w:type="gramStart"/>
      <w:r w:rsidRPr="00EC6DE1">
        <w:rPr>
          <w:rFonts w:ascii="Verdana" w:eastAsia="Times New Roman" w:hAnsi="Verdana"/>
          <w:color w:val="222222"/>
          <w:sz w:val="18"/>
          <w:szCs w:val="18"/>
        </w:rPr>
        <w:t>  Engineer</w:t>
      </w:r>
      <w:proofErr w:type="gramEnd"/>
      <w:r w:rsidRPr="00EC6DE1">
        <w:rPr>
          <w:rFonts w:ascii="Verdana" w:eastAsia="Times New Roman" w:hAnsi="Verdana"/>
          <w:color w:val="222222"/>
          <w:sz w:val="18"/>
          <w:szCs w:val="18"/>
        </w:rPr>
        <w:t xml:space="preserve"> -01</w:t>
      </w:r>
      <w:r w:rsidRPr="00EC6DE1">
        <w:rPr>
          <w:rFonts w:ascii="Verdana" w:eastAsia="Times New Roman" w:hAnsi="Verdana"/>
          <w:color w:val="222222"/>
          <w:sz w:val="18"/>
          <w:szCs w:val="18"/>
        </w:rPr>
        <w:br/>
        <w:t>Supervisor-01</w:t>
      </w:r>
      <w:r w:rsidRPr="00EC6DE1">
        <w:rPr>
          <w:rFonts w:ascii="Verdana" w:eastAsia="Times New Roman" w:hAnsi="Verdana"/>
          <w:color w:val="222222"/>
          <w:sz w:val="18"/>
          <w:szCs w:val="18"/>
        </w:rPr>
        <w:br/>
        <w:t>Flagmen ( If necessary)-02</w:t>
      </w:r>
      <w:r w:rsidRPr="00EC6DE1">
        <w:rPr>
          <w:rFonts w:ascii="Verdana" w:eastAsia="Times New Roman" w:hAnsi="Verdana"/>
          <w:color w:val="222222"/>
          <w:sz w:val="18"/>
          <w:szCs w:val="18"/>
        </w:rPr>
        <w:br/>
        <w:t>Surveyor-01</w:t>
      </w:r>
      <w:r w:rsidRPr="00EC6DE1">
        <w:rPr>
          <w:rFonts w:ascii="Verdana" w:eastAsia="Times New Roman" w:hAnsi="Verdana"/>
          <w:color w:val="222222"/>
          <w:sz w:val="18"/>
          <w:szCs w:val="18"/>
        </w:rPr>
        <w:br/>
        <w:t>Surveyor helpers-05</w:t>
      </w:r>
      <w:r w:rsidRPr="00EC6DE1">
        <w:rPr>
          <w:rFonts w:ascii="Verdana" w:eastAsia="Times New Roman" w:hAnsi="Verdana"/>
          <w:color w:val="222222"/>
          <w:sz w:val="18"/>
          <w:szCs w:val="18"/>
        </w:rPr>
        <w:br/>
        <w:t>SK/USK  labours-08</w:t>
      </w:r>
      <w:r w:rsidRPr="00EC6DE1">
        <w:rPr>
          <w:rFonts w:ascii="Verdana" w:eastAsia="Times New Roman" w:hAnsi="Verdana"/>
          <w:color w:val="222222"/>
          <w:sz w:val="18"/>
          <w:szCs w:val="18"/>
        </w:rPr>
        <w:br/>
        <w:t>Operators- As required</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3.2   Equipment &amp; Tools</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Back-hoe loader</w:t>
      </w:r>
      <w:r w:rsidRPr="00EC6DE1">
        <w:rPr>
          <w:rFonts w:ascii="Verdana" w:eastAsia="Times New Roman" w:hAnsi="Verdana"/>
          <w:color w:val="222222"/>
          <w:sz w:val="18"/>
          <w:szCs w:val="18"/>
        </w:rPr>
        <w:br/>
        <w:t>Wheel Loader( If necessary)</w:t>
      </w:r>
      <w:r w:rsidRPr="00EC6DE1">
        <w:rPr>
          <w:rFonts w:ascii="Verdana" w:eastAsia="Times New Roman" w:hAnsi="Verdana"/>
          <w:color w:val="222222"/>
          <w:sz w:val="18"/>
          <w:szCs w:val="18"/>
        </w:rPr>
        <w:br/>
        <w:t xml:space="preserve">Dump </w:t>
      </w:r>
      <w:r w:rsidRPr="00EC6DE1">
        <w:rPr>
          <w:rFonts w:ascii="Verdana" w:eastAsia="Times New Roman" w:hAnsi="Verdana"/>
          <w:color w:val="009900"/>
          <w:sz w:val="18"/>
          <w:u w:val="single"/>
        </w:rPr>
        <w:t>trucks</w:t>
      </w:r>
      <w:r w:rsidRPr="00EC6DE1">
        <w:rPr>
          <w:rFonts w:ascii="Verdana" w:eastAsia="Times New Roman" w:hAnsi="Verdana"/>
          <w:color w:val="222222"/>
          <w:sz w:val="18"/>
          <w:szCs w:val="18"/>
        </w:rPr>
        <w:t>(15 tons)</w:t>
      </w:r>
      <w:r w:rsidRPr="00EC6DE1">
        <w:rPr>
          <w:rFonts w:ascii="Verdana" w:eastAsia="Times New Roman" w:hAnsi="Verdana"/>
          <w:color w:val="222222"/>
          <w:sz w:val="18"/>
          <w:szCs w:val="18"/>
        </w:rPr>
        <w:br/>
        <w:t>Rammers</w:t>
      </w:r>
      <w:r w:rsidRPr="00EC6DE1">
        <w:rPr>
          <w:rFonts w:ascii="Verdana" w:eastAsia="Times New Roman" w:hAnsi="Verdana"/>
          <w:color w:val="222222"/>
          <w:sz w:val="18"/>
          <w:szCs w:val="18"/>
        </w:rPr>
        <w:br/>
        <w:t xml:space="preserve">Tractor </w:t>
      </w:r>
      <w:r w:rsidRPr="00EC6DE1">
        <w:rPr>
          <w:rFonts w:ascii="Verdana" w:eastAsia="Times New Roman" w:hAnsi="Verdana"/>
          <w:color w:val="009900"/>
          <w:sz w:val="18"/>
          <w:u w:val="single"/>
        </w:rPr>
        <w:t>Trailer</w:t>
      </w:r>
      <w:r w:rsidRPr="00EC6DE1">
        <w:rPr>
          <w:rFonts w:ascii="Verdana" w:eastAsia="Times New Roman" w:hAnsi="Verdana"/>
          <w:color w:val="222222"/>
          <w:sz w:val="18"/>
          <w:szCs w:val="18"/>
        </w:rPr>
        <w:br/>
        <w:t>Compacting rollers</w:t>
      </w:r>
      <w:r w:rsidRPr="00EC6DE1">
        <w:rPr>
          <w:rFonts w:ascii="Verdana" w:eastAsia="Times New Roman" w:hAnsi="Verdana"/>
          <w:color w:val="222222"/>
          <w:sz w:val="18"/>
          <w:szCs w:val="18"/>
        </w:rPr>
        <w:br/>
        <w:t>Level instrument</w:t>
      </w:r>
      <w:r w:rsidRPr="00EC6DE1">
        <w:rPr>
          <w:rFonts w:ascii="Verdana" w:eastAsia="Times New Roman" w:hAnsi="Verdana"/>
          <w:color w:val="222222"/>
          <w:sz w:val="18"/>
          <w:szCs w:val="18"/>
        </w:rPr>
        <w:br/>
        <w:t>Mortar pans</w:t>
      </w:r>
      <w:r w:rsidRPr="00EC6DE1">
        <w:rPr>
          <w:rFonts w:ascii="Verdana" w:eastAsia="Times New Roman" w:hAnsi="Verdana"/>
          <w:color w:val="222222"/>
          <w:sz w:val="18"/>
          <w:szCs w:val="18"/>
        </w:rPr>
        <w:br/>
      </w:r>
      <w:proofErr w:type="spellStart"/>
      <w:r w:rsidRPr="00EC6DE1">
        <w:rPr>
          <w:rFonts w:ascii="Verdana" w:eastAsia="Times New Roman" w:hAnsi="Verdana"/>
          <w:color w:val="222222"/>
          <w:sz w:val="18"/>
          <w:szCs w:val="18"/>
        </w:rPr>
        <w:t>Mamoties</w:t>
      </w:r>
      <w:proofErr w:type="spellEnd"/>
      <w:r w:rsidRPr="00EC6DE1">
        <w:rPr>
          <w:rFonts w:ascii="Verdana" w:eastAsia="Times New Roman" w:hAnsi="Verdana"/>
          <w:color w:val="222222"/>
          <w:sz w:val="18"/>
          <w:szCs w:val="18"/>
        </w:rPr>
        <w:br/>
        <w:t>Pick axes</w:t>
      </w:r>
      <w:r w:rsidRPr="00EC6DE1">
        <w:rPr>
          <w:rFonts w:ascii="Verdana" w:eastAsia="Times New Roman" w:hAnsi="Verdana"/>
          <w:color w:val="222222"/>
          <w:sz w:val="18"/>
          <w:szCs w:val="18"/>
        </w:rPr>
        <w:br/>
        <w:t>Crow-bars</w:t>
      </w:r>
      <w:r w:rsidRPr="00EC6DE1">
        <w:rPr>
          <w:rFonts w:ascii="Verdana" w:eastAsia="Times New Roman" w:hAnsi="Verdana"/>
          <w:color w:val="222222"/>
          <w:sz w:val="18"/>
          <w:szCs w:val="18"/>
        </w:rPr>
        <w:br/>
        <w:t>Wheel barrows</w:t>
      </w:r>
      <w:r w:rsidRPr="00EC6DE1">
        <w:rPr>
          <w:rFonts w:ascii="Verdana" w:eastAsia="Times New Roman" w:hAnsi="Verdana"/>
          <w:color w:val="222222"/>
          <w:sz w:val="18"/>
          <w:szCs w:val="18"/>
        </w:rPr>
        <w:br/>
        <w:t>Shovels</w:t>
      </w:r>
      <w:r w:rsidRPr="00EC6DE1">
        <w:rPr>
          <w:rFonts w:ascii="Verdana" w:eastAsia="Times New Roman" w:hAnsi="Verdana"/>
          <w:color w:val="222222"/>
          <w:sz w:val="18"/>
          <w:szCs w:val="18"/>
        </w:rPr>
        <w:br/>
        <w:t>Safety Inventory</w:t>
      </w:r>
      <w:r w:rsidRPr="00EC6DE1">
        <w:rPr>
          <w:rFonts w:ascii="Verdana" w:eastAsia="Times New Roman" w:hAnsi="Verdana"/>
          <w:color w:val="222222"/>
          <w:sz w:val="18"/>
          <w:szCs w:val="18"/>
        </w:rPr>
        <w:br/>
        <w:t>01. 10 No of barrels</w:t>
      </w:r>
      <w:r w:rsidRPr="00EC6DE1">
        <w:rPr>
          <w:rFonts w:ascii="Verdana" w:eastAsia="Times New Roman" w:hAnsi="Verdana"/>
          <w:color w:val="222222"/>
          <w:sz w:val="18"/>
          <w:szCs w:val="18"/>
        </w:rPr>
        <w:br/>
        <w:t>02. 02 No of signal Men</w:t>
      </w:r>
      <w:r w:rsidRPr="00EC6DE1">
        <w:rPr>
          <w:rFonts w:ascii="Verdana" w:eastAsia="Times New Roman" w:hAnsi="Verdana"/>
          <w:color w:val="222222"/>
          <w:sz w:val="18"/>
          <w:szCs w:val="18"/>
        </w:rPr>
        <w:br/>
        <w:t>03. 10No Traffic Jackets with Retro reflective patches/stripes</w:t>
      </w:r>
      <w:r w:rsidRPr="00EC6DE1">
        <w:rPr>
          <w:rFonts w:ascii="Verdana" w:eastAsia="Times New Roman" w:hAnsi="Verdana"/>
          <w:color w:val="222222"/>
          <w:sz w:val="18"/>
          <w:szCs w:val="18"/>
        </w:rPr>
        <w:br/>
        <w:t xml:space="preserve">04. </w:t>
      </w:r>
      <w:proofErr w:type="gramStart"/>
      <w:r w:rsidRPr="00EC6DE1">
        <w:rPr>
          <w:rFonts w:ascii="Verdana" w:eastAsia="Times New Roman" w:hAnsi="Verdana"/>
          <w:color w:val="222222"/>
          <w:sz w:val="18"/>
          <w:szCs w:val="18"/>
        </w:rPr>
        <w:t>Sufficient barricade tapes.</w:t>
      </w:r>
      <w:proofErr w:type="gramEnd"/>
      <w:r w:rsidRPr="00EC6DE1">
        <w:rPr>
          <w:rFonts w:ascii="Verdana" w:eastAsia="Times New Roman" w:hAnsi="Verdana"/>
          <w:color w:val="222222"/>
          <w:sz w:val="18"/>
          <w:szCs w:val="18"/>
        </w:rPr>
        <w:br/>
      </w:r>
      <w:r w:rsidRPr="00EC6DE1">
        <w:rPr>
          <w:rFonts w:ascii="Verdana" w:eastAsia="Times New Roman" w:hAnsi="Verdana"/>
          <w:color w:val="222222"/>
          <w:sz w:val="18"/>
          <w:szCs w:val="18"/>
        </w:rPr>
        <w:lastRenderedPageBreak/>
        <w:t>05. 05 No barricade boards with Retro reflective stripes</w:t>
      </w:r>
      <w:r w:rsidRPr="00EC6DE1">
        <w:rPr>
          <w:rFonts w:ascii="Verdana" w:eastAsia="Times New Roman" w:hAnsi="Verdana"/>
          <w:color w:val="222222"/>
          <w:sz w:val="18"/>
          <w:szCs w:val="18"/>
        </w:rPr>
        <w:br/>
        <w:t>06. 02 No Stop and Go signs</w:t>
      </w:r>
      <w:r w:rsidRPr="00EC6DE1">
        <w:rPr>
          <w:rFonts w:ascii="Verdana" w:eastAsia="Times New Roman" w:hAnsi="Verdana"/>
          <w:color w:val="222222"/>
          <w:sz w:val="18"/>
          <w:szCs w:val="18"/>
        </w:rPr>
        <w:br/>
        <w:t>07. 03 No Road works ahead</w:t>
      </w:r>
      <w:r w:rsidRPr="00EC6DE1">
        <w:rPr>
          <w:rFonts w:ascii="Verdana" w:eastAsia="Times New Roman" w:hAnsi="Verdana"/>
          <w:color w:val="222222"/>
          <w:sz w:val="18"/>
          <w:szCs w:val="18"/>
        </w:rPr>
        <w:br/>
        <w:t>08. 01 No Road Works ahead, End</w:t>
      </w:r>
      <w:r w:rsidRPr="00EC6DE1">
        <w:rPr>
          <w:rFonts w:ascii="Verdana" w:eastAsia="Times New Roman" w:hAnsi="Verdana"/>
          <w:color w:val="222222"/>
          <w:sz w:val="18"/>
          <w:szCs w:val="18"/>
        </w:rPr>
        <w:br/>
        <w:t xml:space="preserve">09. 05 No of </w:t>
      </w:r>
      <w:r w:rsidRPr="00EC6DE1">
        <w:rPr>
          <w:rFonts w:ascii="Verdana" w:eastAsia="Times New Roman" w:hAnsi="Verdana"/>
          <w:color w:val="009900"/>
          <w:sz w:val="18"/>
          <w:u w:val="single"/>
        </w:rPr>
        <w:t>traffic cones</w:t>
      </w:r>
      <w:r w:rsidRPr="00EC6DE1">
        <w:rPr>
          <w:rFonts w:ascii="Verdana" w:eastAsia="Times New Roman" w:hAnsi="Verdana"/>
          <w:color w:val="222222"/>
          <w:sz w:val="18"/>
          <w:szCs w:val="18"/>
        </w:rPr>
        <w:br/>
        <w:t>10. 04 No. of Blinking Lights</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4.0 Quality Control Procedures</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 xml:space="preserve">4.1 </w:t>
      </w:r>
      <w:r w:rsidRPr="00EC6DE1">
        <w:rPr>
          <w:rFonts w:ascii="Verdana" w:eastAsia="Times New Roman" w:hAnsi="Verdana"/>
          <w:color w:val="009900"/>
          <w:sz w:val="18"/>
          <w:u w:val="single"/>
        </w:rPr>
        <w:t>Sampling</w:t>
      </w:r>
      <w:r w:rsidRPr="00EC6DE1">
        <w:rPr>
          <w:rFonts w:ascii="Verdana" w:eastAsia="Times New Roman" w:hAnsi="Verdana"/>
          <w:color w:val="222222"/>
          <w:sz w:val="18"/>
          <w:szCs w:val="18"/>
        </w:rPr>
        <w:t xml:space="preserve"> and testing</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Embankment Filling Material</w:t>
      </w:r>
      <w:proofErr w:type="gramStart"/>
      <w:r w:rsidRPr="00EC6DE1">
        <w:rPr>
          <w:rFonts w:ascii="Verdana" w:eastAsia="Times New Roman" w:hAnsi="Verdana"/>
          <w:color w:val="222222"/>
          <w:sz w:val="18"/>
          <w:szCs w:val="18"/>
        </w:rPr>
        <w:t>:</w:t>
      </w:r>
      <w:proofErr w:type="gramEnd"/>
      <w:r w:rsidRPr="00EC6DE1">
        <w:rPr>
          <w:rFonts w:ascii="Verdana" w:eastAsia="Times New Roman" w:hAnsi="Verdana"/>
          <w:color w:val="222222"/>
          <w:sz w:val="18"/>
          <w:szCs w:val="18"/>
        </w:rPr>
        <w:br/>
        <w:t xml:space="preserve">Samples would be collected from the work execution areas and would be placed in a polythene bag providing identification tag. All required tests would be carried out in the </w:t>
      </w:r>
      <w:r w:rsidRPr="00EC6DE1">
        <w:rPr>
          <w:rFonts w:ascii="Verdana" w:eastAsia="Times New Roman" w:hAnsi="Verdana"/>
          <w:color w:val="009900"/>
          <w:sz w:val="18"/>
          <w:u w:val="single"/>
        </w:rPr>
        <w:t>materials testing laboratory</w:t>
      </w:r>
      <w:r w:rsidRPr="00EC6DE1">
        <w:rPr>
          <w:rFonts w:ascii="Verdana" w:eastAsia="Times New Roman" w:hAnsi="Verdana"/>
          <w:color w:val="222222"/>
          <w:sz w:val="18"/>
          <w:szCs w:val="18"/>
        </w:rPr>
        <w:t xml:space="preserve"> for identification suitability of the Excavation Materials. The areas where backfilling is required for the conformity of </w:t>
      </w:r>
      <w:r w:rsidRPr="00EC6DE1">
        <w:rPr>
          <w:rFonts w:ascii="Verdana" w:eastAsia="Times New Roman" w:hAnsi="Verdana"/>
          <w:color w:val="009900"/>
          <w:sz w:val="18"/>
          <w:u w:val="single"/>
        </w:rPr>
        <w:t>the design</w:t>
      </w:r>
      <w:r w:rsidRPr="00EC6DE1">
        <w:rPr>
          <w:rFonts w:ascii="Verdana" w:eastAsia="Times New Roman" w:hAnsi="Verdana"/>
          <w:color w:val="222222"/>
          <w:sz w:val="18"/>
          <w:szCs w:val="18"/>
        </w:rPr>
        <w:t xml:space="preserve"> levels, the works would be carried out with approved filling materials in layer by layer as described in </w:t>
      </w:r>
      <w:r w:rsidRPr="00EC6DE1">
        <w:rPr>
          <w:rFonts w:ascii="Verdana" w:eastAsia="Times New Roman" w:hAnsi="Verdana"/>
          <w:color w:val="009900"/>
          <w:sz w:val="18"/>
          <w:u w:val="single"/>
        </w:rPr>
        <w:t>technical specifications</w:t>
      </w:r>
      <w:r w:rsidRPr="00EC6DE1">
        <w:rPr>
          <w:rFonts w:ascii="Verdana" w:eastAsia="Times New Roman" w:hAnsi="Verdana"/>
          <w:color w:val="222222"/>
          <w:sz w:val="18"/>
          <w:szCs w:val="18"/>
        </w:rPr>
        <w:t>. Required test would be carried out after placing and compacting to check the degree of compaction.</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 xml:space="preserve">4.2 </w:t>
      </w:r>
      <w:hyperlink r:id="rId32" w:history="1">
        <w:r w:rsidRPr="00EC6DE1">
          <w:rPr>
            <w:rFonts w:ascii="Verdana" w:eastAsia="Times New Roman" w:hAnsi="Verdana"/>
            <w:color w:val="D51515"/>
            <w:sz w:val="18"/>
          </w:rPr>
          <w:t>Inspection Check list</w:t>
        </w:r>
      </w:hyperlink>
      <w:r w:rsidRPr="00EC6DE1">
        <w:rPr>
          <w:rFonts w:ascii="Verdana" w:eastAsia="Times New Roman" w:hAnsi="Verdana"/>
          <w:color w:val="222222"/>
          <w:sz w:val="18"/>
          <w:szCs w:val="18"/>
        </w:rPr>
        <w:br/>
        <w:t xml:space="preserve">To ensure that the all activities being performed with the expected quality, an inspection check    list would be filled by the person in charge for the Channel excavation in case of  covering  pre construction, during construction. The </w:t>
      </w:r>
      <w:hyperlink r:id="rId33" w:history="1">
        <w:r w:rsidRPr="00EC6DE1">
          <w:rPr>
            <w:rFonts w:ascii="Verdana" w:eastAsia="Times New Roman" w:hAnsi="Verdana"/>
            <w:color w:val="D51515"/>
            <w:sz w:val="18"/>
          </w:rPr>
          <w:t>inspection check list</w:t>
        </w:r>
      </w:hyperlink>
      <w:r w:rsidRPr="00EC6DE1">
        <w:rPr>
          <w:rFonts w:ascii="Verdana" w:eastAsia="Times New Roman" w:hAnsi="Verdana"/>
          <w:color w:val="222222"/>
          <w:sz w:val="18"/>
          <w:szCs w:val="18"/>
        </w:rPr>
        <w:t xml:space="preserve"> shall include the specific requirements, safety and environmental measures.</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4.3 Dimension Control</w:t>
      </w:r>
      <w:r w:rsidRPr="00EC6DE1">
        <w:rPr>
          <w:rFonts w:ascii="Verdana" w:eastAsia="Times New Roman" w:hAnsi="Verdana"/>
          <w:color w:val="222222"/>
          <w:sz w:val="18"/>
          <w:szCs w:val="18"/>
        </w:rPr>
        <w:br/>
        <w:t>Channel excavation would be carried out according to the designed cross sections conformity with typical section issued for construction. The required shape, depth and offset of the excavation would be properly maintained during construction and those requirements would be checked with the inspection check list.</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 xml:space="preserve">5.0 </w:t>
      </w:r>
      <w:hyperlink r:id="rId34" w:history="1">
        <w:r w:rsidRPr="00EC6DE1">
          <w:rPr>
            <w:rFonts w:ascii="Verdana" w:eastAsia="Times New Roman" w:hAnsi="Verdana"/>
            <w:color w:val="D51515"/>
            <w:sz w:val="18"/>
          </w:rPr>
          <w:t>Methodology</w:t>
        </w:r>
      </w:hyperlink>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5.1 Setting Out</w:t>
      </w:r>
      <w:r w:rsidRPr="00EC6DE1">
        <w:rPr>
          <w:rFonts w:ascii="Verdana" w:eastAsia="Times New Roman" w:hAnsi="Verdana"/>
          <w:color w:val="222222"/>
          <w:sz w:val="18"/>
          <w:szCs w:val="18"/>
        </w:rPr>
        <w:br/>
        <w:t xml:space="preserve">• </w:t>
      </w:r>
      <w:proofErr w:type="gramStart"/>
      <w:r w:rsidRPr="00EC6DE1">
        <w:rPr>
          <w:rFonts w:ascii="Verdana" w:eastAsia="Times New Roman" w:hAnsi="Verdana"/>
          <w:color w:val="222222"/>
          <w:sz w:val="18"/>
          <w:szCs w:val="18"/>
        </w:rPr>
        <w:t>The</w:t>
      </w:r>
      <w:proofErr w:type="gramEnd"/>
      <w:r w:rsidRPr="00EC6DE1">
        <w:rPr>
          <w:rFonts w:ascii="Verdana" w:eastAsia="Times New Roman" w:hAnsi="Verdana"/>
          <w:color w:val="222222"/>
          <w:sz w:val="18"/>
          <w:szCs w:val="18"/>
        </w:rPr>
        <w:t xml:space="preserve"> setting out would be carried out in the area where the Engineer’s approval is given for channel excavation.</w:t>
      </w:r>
      <w:r w:rsidRPr="00EC6DE1">
        <w:rPr>
          <w:rFonts w:ascii="Verdana" w:eastAsia="Times New Roman" w:hAnsi="Verdana"/>
          <w:color w:val="222222"/>
          <w:sz w:val="18"/>
          <w:szCs w:val="18"/>
        </w:rPr>
        <w:br/>
        <w:t>• Levels of excavation would be marked by the surveyor using pegs.</w:t>
      </w:r>
      <w:r w:rsidRPr="00EC6DE1">
        <w:rPr>
          <w:rFonts w:ascii="Verdana" w:eastAsia="Times New Roman" w:hAnsi="Verdana"/>
          <w:color w:val="222222"/>
          <w:sz w:val="18"/>
          <w:szCs w:val="18"/>
        </w:rPr>
        <w:br/>
        <w:t>• The line of the Excavation would be marked with lime powder or any other proper manner</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5.2 Excavation and Shaping</w:t>
      </w:r>
      <w:r w:rsidRPr="00EC6DE1">
        <w:rPr>
          <w:rFonts w:ascii="Verdana" w:eastAsia="Times New Roman" w:hAnsi="Verdana"/>
          <w:color w:val="222222"/>
          <w:sz w:val="18"/>
          <w:szCs w:val="18"/>
        </w:rPr>
        <w:br/>
        <w:t xml:space="preserve">• </w:t>
      </w:r>
      <w:proofErr w:type="gramStart"/>
      <w:r w:rsidRPr="00EC6DE1">
        <w:rPr>
          <w:rFonts w:ascii="Verdana" w:eastAsia="Times New Roman" w:hAnsi="Verdana"/>
          <w:color w:val="222222"/>
          <w:sz w:val="18"/>
          <w:szCs w:val="18"/>
        </w:rPr>
        <w:t>The</w:t>
      </w:r>
      <w:proofErr w:type="gramEnd"/>
      <w:r w:rsidRPr="00EC6DE1">
        <w:rPr>
          <w:rFonts w:ascii="Verdana" w:eastAsia="Times New Roman" w:hAnsi="Verdana"/>
          <w:color w:val="222222"/>
          <w:sz w:val="18"/>
          <w:szCs w:val="18"/>
        </w:rPr>
        <w:t xml:space="preserve"> set out area would be subjected for the excavation with machinery or in manual manner conformity with designed line and levels</w:t>
      </w:r>
      <w:r w:rsidRPr="00EC6DE1">
        <w:rPr>
          <w:rFonts w:ascii="Verdana" w:eastAsia="Times New Roman" w:hAnsi="Verdana"/>
          <w:color w:val="222222"/>
          <w:sz w:val="18"/>
          <w:szCs w:val="18"/>
        </w:rPr>
        <w:br/>
        <w:t xml:space="preserve">• </w:t>
      </w:r>
      <w:r w:rsidRPr="00EC6DE1">
        <w:rPr>
          <w:rFonts w:ascii="Verdana" w:eastAsia="Times New Roman" w:hAnsi="Verdana"/>
          <w:color w:val="009900"/>
          <w:sz w:val="18"/>
          <w:u w:val="single"/>
        </w:rPr>
        <w:t>The shape</w:t>
      </w:r>
      <w:r w:rsidRPr="00EC6DE1">
        <w:rPr>
          <w:rFonts w:ascii="Verdana" w:eastAsia="Times New Roman" w:hAnsi="Verdana"/>
          <w:color w:val="222222"/>
          <w:sz w:val="18"/>
          <w:szCs w:val="18"/>
        </w:rPr>
        <w:t xml:space="preserve"> of the drain would be maintained to satisfy the typical sections issued for the construction.</w:t>
      </w:r>
      <w:r w:rsidRPr="00EC6DE1">
        <w:rPr>
          <w:rFonts w:ascii="Verdana" w:eastAsia="Times New Roman" w:hAnsi="Verdana"/>
          <w:color w:val="222222"/>
          <w:sz w:val="18"/>
          <w:szCs w:val="18"/>
        </w:rPr>
        <w:br/>
        <w:t>• All materials suitable for embankment Construction removed from excavations would be used in Embankment construction or any other filling specified to fill with Embankment Materials.</w:t>
      </w:r>
      <w:r w:rsidRPr="00EC6DE1">
        <w:rPr>
          <w:rFonts w:ascii="Verdana" w:eastAsia="Times New Roman" w:hAnsi="Verdana"/>
          <w:color w:val="222222"/>
          <w:sz w:val="18"/>
          <w:szCs w:val="18"/>
        </w:rPr>
        <w:br/>
        <w:t xml:space="preserve">• Materials deemed not suitable for embankment filling  would be disposed of </w:t>
      </w:r>
      <w:proofErr w:type="spellStart"/>
      <w:r w:rsidRPr="00EC6DE1">
        <w:rPr>
          <w:rFonts w:ascii="Verdana" w:eastAsia="Times New Roman" w:hAnsi="Verdana"/>
          <w:color w:val="222222"/>
          <w:sz w:val="18"/>
          <w:szCs w:val="18"/>
        </w:rPr>
        <w:t>to</w:t>
      </w:r>
      <w:proofErr w:type="spellEnd"/>
      <w:r w:rsidRPr="00EC6DE1">
        <w:rPr>
          <w:rFonts w:ascii="Verdana" w:eastAsia="Times New Roman" w:hAnsi="Verdana"/>
          <w:color w:val="222222"/>
          <w:sz w:val="18"/>
          <w:szCs w:val="18"/>
        </w:rPr>
        <w:t xml:space="preserve"> approved disposal locations</w:t>
      </w:r>
      <w:r w:rsidRPr="00EC6DE1">
        <w:rPr>
          <w:rFonts w:ascii="Verdana" w:eastAsia="Times New Roman" w:hAnsi="Verdana"/>
          <w:color w:val="222222"/>
          <w:sz w:val="18"/>
          <w:szCs w:val="18"/>
        </w:rPr>
        <w:br/>
        <w:t>• Any area backfilling have to be done to form earth drains, filling would be done using approved filling material instructed by the Engineer</w:t>
      </w: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Default="00EC6DE1" w:rsidP="007D21EA">
      <w:pPr>
        <w:shd w:val="clear" w:color="auto" w:fill="FFFFFF"/>
        <w:spacing w:line="300" w:lineRule="atLeast"/>
        <w:rPr>
          <w:rFonts w:ascii="Verdana" w:eastAsia="Times New Roman" w:hAnsi="Verdana"/>
          <w:color w:val="222222"/>
          <w:sz w:val="18"/>
          <w:szCs w:val="18"/>
        </w:rPr>
      </w:pPr>
    </w:p>
    <w:p w:rsidR="00EC6DE1" w:rsidRPr="00EC6DE1" w:rsidRDefault="00EC6DE1" w:rsidP="00EC6DE1">
      <w:pPr>
        <w:shd w:val="clear" w:color="auto" w:fill="FFFFFF"/>
        <w:spacing w:after="150" w:line="300" w:lineRule="atLeast"/>
        <w:outlineLvl w:val="1"/>
        <w:rPr>
          <w:rFonts w:ascii="Arial" w:eastAsia="Times New Roman" w:hAnsi="Arial" w:cs="Arial"/>
          <w:color w:val="202020"/>
          <w:kern w:val="36"/>
          <w:sz w:val="27"/>
          <w:szCs w:val="27"/>
        </w:rPr>
      </w:pPr>
      <w:r w:rsidRPr="00EC6DE1">
        <w:rPr>
          <w:rFonts w:ascii="Arial" w:eastAsia="Times New Roman" w:hAnsi="Arial" w:cs="Arial"/>
          <w:color w:val="202020"/>
          <w:kern w:val="36"/>
          <w:sz w:val="27"/>
          <w:szCs w:val="27"/>
        </w:rPr>
        <w:t>Sub Base Construction</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November 4, 2010</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1.0 Introduction</w:t>
      </w:r>
      <w:r w:rsidRPr="00EC6DE1">
        <w:rPr>
          <w:rFonts w:ascii="Verdana" w:eastAsia="Times New Roman" w:hAnsi="Verdana"/>
          <w:color w:val="222222"/>
          <w:sz w:val="18"/>
          <w:szCs w:val="18"/>
        </w:rPr>
        <w:br/>
        <w:t>This would consist of placing and compacting of sub-base material in layers on an existing pavement or prepared sub-grade in accordance with lines, levels, grades, dimensions and cross sections.</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2.0</w:t>
      </w:r>
      <w:proofErr w:type="gramStart"/>
      <w:r w:rsidRPr="00EC6DE1">
        <w:rPr>
          <w:rFonts w:ascii="Verdana" w:eastAsia="Times New Roman" w:hAnsi="Verdana"/>
          <w:b/>
          <w:bCs/>
          <w:color w:val="222222"/>
          <w:sz w:val="18"/>
        </w:rPr>
        <w:t xml:space="preserve">  </w:t>
      </w:r>
      <w:r w:rsidRPr="00EC6DE1">
        <w:rPr>
          <w:rFonts w:ascii="Verdana" w:eastAsia="Times New Roman" w:hAnsi="Verdana"/>
          <w:b/>
          <w:bCs/>
          <w:color w:val="009900"/>
          <w:sz w:val="18"/>
          <w:u w:val="single"/>
        </w:rPr>
        <w:t>Abbreviations</w:t>
      </w:r>
      <w:proofErr w:type="gramEnd"/>
      <w:r w:rsidRPr="00EC6DE1">
        <w:rPr>
          <w:rFonts w:ascii="Verdana" w:eastAsia="Times New Roman" w:hAnsi="Verdana"/>
          <w:color w:val="222222"/>
          <w:sz w:val="18"/>
          <w:szCs w:val="18"/>
        </w:rPr>
        <w:br/>
        <w:t>SE       – Site Engineer</w:t>
      </w:r>
      <w:r w:rsidRPr="00EC6DE1">
        <w:rPr>
          <w:rFonts w:ascii="Verdana" w:eastAsia="Times New Roman" w:hAnsi="Verdana"/>
          <w:color w:val="222222"/>
          <w:sz w:val="18"/>
          <w:szCs w:val="18"/>
        </w:rPr>
        <w:br/>
        <w:t xml:space="preserve">SEO       – </w:t>
      </w:r>
      <w:r w:rsidRPr="00EC6DE1">
        <w:rPr>
          <w:rFonts w:ascii="Verdana" w:eastAsia="Times New Roman" w:hAnsi="Verdana"/>
          <w:color w:val="009900"/>
          <w:sz w:val="18"/>
          <w:u w:val="single"/>
        </w:rPr>
        <w:t>Safety</w:t>
      </w:r>
      <w:r w:rsidRPr="00EC6DE1">
        <w:rPr>
          <w:rFonts w:ascii="Verdana" w:eastAsia="Times New Roman" w:hAnsi="Verdana"/>
          <w:color w:val="222222"/>
          <w:sz w:val="18"/>
          <w:szCs w:val="18"/>
        </w:rPr>
        <w:t xml:space="preserve"> &amp; Environmental Officer</w:t>
      </w:r>
      <w:r w:rsidRPr="00EC6DE1">
        <w:rPr>
          <w:rFonts w:ascii="Verdana" w:eastAsia="Times New Roman" w:hAnsi="Verdana"/>
          <w:color w:val="222222"/>
          <w:sz w:val="18"/>
          <w:szCs w:val="18"/>
        </w:rPr>
        <w:br/>
        <w:t>ME         – Material Engineer</w:t>
      </w:r>
      <w:r w:rsidRPr="00EC6DE1">
        <w:rPr>
          <w:rFonts w:ascii="Verdana" w:eastAsia="Times New Roman" w:hAnsi="Verdana"/>
          <w:color w:val="222222"/>
          <w:sz w:val="18"/>
          <w:szCs w:val="18"/>
        </w:rPr>
        <w:br/>
        <w:t xml:space="preserve">PPE       – </w:t>
      </w:r>
      <w:r w:rsidRPr="00EC6DE1">
        <w:rPr>
          <w:rFonts w:ascii="Verdana" w:eastAsia="Times New Roman" w:hAnsi="Verdana"/>
          <w:color w:val="009900"/>
          <w:sz w:val="18"/>
          <w:u w:val="single"/>
        </w:rPr>
        <w:t>Personal</w:t>
      </w:r>
      <w:r w:rsidRPr="00EC6DE1">
        <w:rPr>
          <w:rFonts w:ascii="Verdana" w:eastAsia="Times New Roman" w:hAnsi="Verdana"/>
          <w:color w:val="222222"/>
          <w:sz w:val="18"/>
          <w:szCs w:val="18"/>
        </w:rPr>
        <w:t xml:space="preserve"> Protective Equipment</w:t>
      </w:r>
      <w:r w:rsidRPr="00EC6DE1">
        <w:rPr>
          <w:rFonts w:ascii="Verdana" w:eastAsia="Times New Roman" w:hAnsi="Verdana"/>
          <w:color w:val="222222"/>
          <w:sz w:val="18"/>
          <w:szCs w:val="18"/>
        </w:rPr>
        <w:br/>
        <w:t>MDD      – Maximum Dry Density</w:t>
      </w:r>
      <w:r w:rsidRPr="00EC6DE1">
        <w:rPr>
          <w:rFonts w:ascii="Verdana" w:eastAsia="Times New Roman" w:hAnsi="Verdana"/>
          <w:color w:val="222222"/>
          <w:sz w:val="18"/>
          <w:szCs w:val="18"/>
        </w:rPr>
        <w:br/>
        <w:t>OMC      – Optimum Moisture Content</w:t>
      </w:r>
    </w:p>
    <w:p w:rsidR="00EC6DE1" w:rsidRPr="00EC6DE1" w:rsidRDefault="00EC6DE1" w:rsidP="00EC6DE1">
      <w:pPr>
        <w:shd w:val="clear" w:color="auto" w:fill="FFFFFF"/>
        <w:spacing w:line="300" w:lineRule="atLeast"/>
        <w:rPr>
          <w:ins w:id="50" w:author="Unknown"/>
          <w:rFonts w:ascii="Verdana" w:eastAsia="Times New Roman" w:hAnsi="Verdana"/>
          <w:color w:val="222222"/>
          <w:sz w:val="18"/>
          <w:szCs w:val="18"/>
        </w:rPr>
      </w:pPr>
      <w:ins w:id="51" w:author="Unknown">
        <w:r w:rsidRPr="00EC6DE1">
          <w:rPr>
            <w:rFonts w:ascii="Verdana" w:eastAsia="Times New Roman" w:hAnsi="Verdana"/>
            <w:color w:val="222222"/>
            <w:sz w:val="18"/>
            <w:szCs w:val="18"/>
          </w:rPr>
          <w:pict/>
        </w:r>
      </w:ins>
      <w:r w:rsidRPr="00EC6DE1">
        <w:rPr>
          <w:rFonts w:ascii="Verdana" w:eastAsia="Times New Roman" w:hAnsi="Verdana"/>
          <w:color w:val="222222"/>
          <w:sz w:val="18"/>
          <w:szCs w:val="18"/>
        </w:rPr>
        <w:pict/>
      </w:r>
      <w:ins w:id="52" w:author="Unknown">
        <w:r w:rsidRPr="00EC6DE1">
          <w:rPr>
            <w:rFonts w:ascii="Verdana" w:eastAsia="Times New Roman" w:hAnsi="Verdana"/>
            <w:color w:val="222222"/>
            <w:sz w:val="18"/>
            <w:szCs w:val="18"/>
          </w:rPr>
          <w:br/>
        </w:r>
        <w:r w:rsidRPr="00EC6DE1">
          <w:rPr>
            <w:rFonts w:ascii="Verdana" w:eastAsia="Times New Roman" w:hAnsi="Verdana"/>
            <w:b/>
            <w:bCs/>
            <w:color w:val="222222"/>
            <w:sz w:val="18"/>
          </w:rPr>
          <w:t>3.0 Resources</w:t>
        </w:r>
        <w:r w:rsidRPr="00EC6DE1">
          <w:rPr>
            <w:rFonts w:ascii="Verdana" w:eastAsia="Times New Roman" w:hAnsi="Verdana"/>
            <w:color w:val="222222"/>
            <w:sz w:val="18"/>
            <w:szCs w:val="18"/>
          </w:rPr>
          <w:br/>
        </w:r>
        <w:r w:rsidRPr="00EC6DE1">
          <w:rPr>
            <w:rFonts w:ascii="Verdana" w:eastAsia="Times New Roman" w:hAnsi="Verdana"/>
            <w:i/>
            <w:iCs/>
            <w:color w:val="222222"/>
            <w:sz w:val="18"/>
          </w:rPr>
          <w:t>Man power</w:t>
        </w:r>
        <w:r w:rsidRPr="00EC6DE1">
          <w:rPr>
            <w:rFonts w:ascii="Verdana" w:eastAsia="Times New Roman" w:hAnsi="Verdana"/>
            <w:color w:val="222222"/>
            <w:sz w:val="18"/>
            <w:szCs w:val="18"/>
          </w:rPr>
          <w:br/>
          <w:t>•    SE</w:t>
        </w:r>
        <w:r w:rsidRPr="00EC6DE1">
          <w:rPr>
            <w:rFonts w:ascii="Verdana" w:eastAsia="Times New Roman" w:hAnsi="Verdana"/>
            <w:color w:val="222222"/>
            <w:sz w:val="18"/>
            <w:szCs w:val="18"/>
          </w:rPr>
          <w:br/>
          <w:t>•    ME</w:t>
        </w:r>
        <w:r w:rsidRPr="00EC6DE1">
          <w:rPr>
            <w:rFonts w:ascii="Verdana" w:eastAsia="Times New Roman" w:hAnsi="Verdana"/>
            <w:color w:val="222222"/>
            <w:sz w:val="18"/>
            <w:szCs w:val="18"/>
          </w:rPr>
          <w:br/>
          <w:t>•    SEO</w:t>
        </w:r>
        <w:r w:rsidRPr="00EC6DE1">
          <w:rPr>
            <w:rFonts w:ascii="Verdana" w:eastAsia="Times New Roman" w:hAnsi="Verdana"/>
            <w:color w:val="222222"/>
            <w:sz w:val="18"/>
            <w:szCs w:val="18"/>
          </w:rPr>
          <w:br/>
          <w:t>•    Lab Technicians &amp; Helpers</w:t>
        </w:r>
        <w:r w:rsidRPr="00EC6DE1">
          <w:rPr>
            <w:rFonts w:ascii="Verdana" w:eastAsia="Times New Roman" w:hAnsi="Verdana"/>
            <w:color w:val="222222"/>
            <w:sz w:val="18"/>
            <w:szCs w:val="18"/>
          </w:rPr>
          <w:br/>
          <w:t>•    Supervisor/Foreman</w:t>
        </w:r>
        <w:r w:rsidRPr="00EC6DE1">
          <w:rPr>
            <w:rFonts w:ascii="Verdana" w:eastAsia="Times New Roman" w:hAnsi="Verdana"/>
            <w:color w:val="222222"/>
            <w:sz w:val="18"/>
            <w:szCs w:val="18"/>
          </w:rPr>
          <w:br/>
          <w:t xml:space="preserve">•    Skilled &amp; Unskilled </w:t>
        </w:r>
        <w:proofErr w:type="spellStart"/>
        <w:r w:rsidRPr="00EC6DE1">
          <w:rPr>
            <w:rFonts w:ascii="Verdana" w:eastAsia="Times New Roman" w:hAnsi="Verdana"/>
            <w:color w:val="222222"/>
            <w:sz w:val="18"/>
            <w:szCs w:val="18"/>
          </w:rPr>
          <w:t>laborers</w:t>
        </w:r>
        <w:proofErr w:type="spellEnd"/>
      </w:ins>
    </w:p>
    <w:p w:rsidR="00EC6DE1" w:rsidRPr="00EC6DE1" w:rsidRDefault="00EC6DE1" w:rsidP="00EC6DE1">
      <w:pPr>
        <w:shd w:val="clear" w:color="auto" w:fill="FFFFFF"/>
        <w:spacing w:line="300" w:lineRule="atLeast"/>
        <w:rPr>
          <w:ins w:id="53" w:author="Unknown"/>
          <w:rFonts w:ascii="Verdana" w:eastAsia="Times New Roman" w:hAnsi="Verdana"/>
          <w:color w:val="222222"/>
          <w:sz w:val="18"/>
          <w:szCs w:val="18"/>
        </w:rPr>
      </w:pPr>
      <w:ins w:id="54" w:author="Unknown">
        <w:r w:rsidRPr="00EC6DE1">
          <w:rPr>
            <w:rFonts w:ascii="Verdana" w:eastAsia="Times New Roman" w:hAnsi="Verdana"/>
            <w:i/>
            <w:iCs/>
            <w:color w:val="222222"/>
            <w:sz w:val="18"/>
          </w:rPr>
          <w:t>Equipment/ Tools</w:t>
        </w:r>
        <w:r w:rsidRPr="00EC6DE1">
          <w:rPr>
            <w:rFonts w:ascii="Verdana" w:eastAsia="Times New Roman" w:hAnsi="Verdana"/>
            <w:color w:val="222222"/>
            <w:sz w:val="18"/>
            <w:szCs w:val="18"/>
          </w:rPr>
          <w:br/>
          <w:t>•    Pick-axes</w:t>
        </w:r>
        <w:r w:rsidRPr="00EC6DE1">
          <w:rPr>
            <w:rFonts w:ascii="Verdana" w:eastAsia="Times New Roman" w:hAnsi="Verdana"/>
            <w:color w:val="222222"/>
            <w:sz w:val="18"/>
            <w:szCs w:val="18"/>
          </w:rPr>
          <w:br/>
          <w:t>•    Crow bars</w:t>
        </w:r>
        <w:r w:rsidRPr="00EC6DE1">
          <w:rPr>
            <w:rFonts w:ascii="Verdana" w:eastAsia="Times New Roman" w:hAnsi="Verdana"/>
            <w:color w:val="222222"/>
            <w:sz w:val="18"/>
            <w:szCs w:val="18"/>
          </w:rPr>
          <w:br/>
          <w:t>•    </w:t>
        </w:r>
        <w:proofErr w:type="spellStart"/>
        <w:r w:rsidRPr="00EC6DE1">
          <w:rPr>
            <w:rFonts w:ascii="Verdana" w:eastAsia="Times New Roman" w:hAnsi="Verdana"/>
            <w:color w:val="222222"/>
            <w:sz w:val="18"/>
            <w:szCs w:val="18"/>
          </w:rPr>
          <w:t>Mammoties</w:t>
        </w:r>
        <w:proofErr w:type="spellEnd"/>
        <w:r w:rsidRPr="00EC6DE1">
          <w:rPr>
            <w:rFonts w:ascii="Verdana" w:eastAsia="Times New Roman" w:hAnsi="Verdana"/>
            <w:color w:val="222222"/>
            <w:sz w:val="18"/>
            <w:szCs w:val="18"/>
          </w:rPr>
          <w:br/>
          <w:t>•    Back-hoe loader</w:t>
        </w:r>
        <w:r w:rsidRPr="00EC6DE1">
          <w:rPr>
            <w:rFonts w:ascii="Verdana" w:eastAsia="Times New Roman" w:hAnsi="Verdana"/>
            <w:color w:val="222222"/>
            <w:sz w:val="18"/>
            <w:szCs w:val="18"/>
          </w:rPr>
          <w:br/>
          <w:t>•    </w:t>
        </w:r>
        <w:r w:rsidRPr="00EC6DE1">
          <w:rPr>
            <w:rFonts w:ascii="Verdana" w:eastAsia="Times New Roman" w:hAnsi="Verdana"/>
            <w:color w:val="009900"/>
            <w:sz w:val="18"/>
            <w:u w:val="single"/>
          </w:rPr>
          <w:t>Motor</w:t>
        </w:r>
        <w:r w:rsidRPr="00EC6DE1">
          <w:rPr>
            <w:rFonts w:ascii="Verdana" w:eastAsia="Times New Roman" w:hAnsi="Verdana"/>
            <w:color w:val="222222"/>
            <w:sz w:val="18"/>
            <w:szCs w:val="18"/>
          </w:rPr>
          <w:t xml:space="preserve"> grader</w:t>
        </w:r>
        <w:r w:rsidRPr="00EC6DE1">
          <w:rPr>
            <w:rFonts w:ascii="Verdana" w:eastAsia="Times New Roman" w:hAnsi="Verdana"/>
            <w:color w:val="222222"/>
            <w:sz w:val="18"/>
            <w:szCs w:val="18"/>
          </w:rPr>
          <w:br/>
          <w:t>•    Vibrating tamper/rammers/ plate compactor</w:t>
        </w:r>
        <w:r w:rsidRPr="00EC6DE1">
          <w:rPr>
            <w:rFonts w:ascii="Verdana" w:eastAsia="Times New Roman" w:hAnsi="Verdana"/>
            <w:color w:val="222222"/>
            <w:sz w:val="18"/>
            <w:szCs w:val="18"/>
          </w:rPr>
          <w:br/>
          <w:t>•    Walk-behind double drum roller</w:t>
        </w:r>
        <w:r w:rsidRPr="00EC6DE1">
          <w:rPr>
            <w:rFonts w:ascii="Verdana" w:eastAsia="Times New Roman" w:hAnsi="Verdana"/>
            <w:color w:val="222222"/>
            <w:sz w:val="18"/>
            <w:szCs w:val="18"/>
          </w:rPr>
          <w:br/>
          <w:t>•    Vibrating roller</w:t>
        </w:r>
        <w:r w:rsidRPr="00EC6DE1">
          <w:rPr>
            <w:rFonts w:ascii="Verdana" w:eastAsia="Times New Roman" w:hAnsi="Verdana"/>
            <w:color w:val="222222"/>
            <w:sz w:val="18"/>
            <w:szCs w:val="18"/>
          </w:rPr>
          <w:br/>
          <w:t xml:space="preserve">•    Field density </w:t>
        </w:r>
        <w:r w:rsidRPr="00EC6DE1">
          <w:rPr>
            <w:rFonts w:ascii="Verdana" w:eastAsia="Times New Roman" w:hAnsi="Verdana"/>
            <w:color w:val="009900"/>
            <w:sz w:val="18"/>
            <w:u w:val="single"/>
          </w:rPr>
          <w:t>test kit</w:t>
        </w:r>
        <w:r w:rsidRPr="00EC6DE1">
          <w:rPr>
            <w:rFonts w:ascii="Verdana" w:eastAsia="Times New Roman" w:hAnsi="Verdana"/>
            <w:color w:val="222222"/>
            <w:sz w:val="18"/>
            <w:szCs w:val="18"/>
          </w:rPr>
          <w:t xml:space="preserve"> (Sand replace type)</w:t>
        </w:r>
      </w:ins>
    </w:p>
    <w:p w:rsidR="00EC6DE1" w:rsidRPr="00EC6DE1" w:rsidRDefault="00EC6DE1" w:rsidP="00EC6DE1">
      <w:pPr>
        <w:shd w:val="clear" w:color="auto" w:fill="FFFFFF"/>
        <w:spacing w:line="300" w:lineRule="atLeast"/>
        <w:rPr>
          <w:ins w:id="55" w:author="Unknown"/>
          <w:rFonts w:ascii="Verdana" w:eastAsia="Times New Roman" w:hAnsi="Verdana"/>
          <w:color w:val="222222"/>
          <w:sz w:val="18"/>
          <w:szCs w:val="18"/>
        </w:rPr>
      </w:pPr>
      <w:proofErr w:type="gramStart"/>
      <w:ins w:id="56" w:author="Unknown">
        <w:r w:rsidRPr="00EC6DE1">
          <w:rPr>
            <w:rFonts w:ascii="Verdana" w:eastAsia="Times New Roman" w:hAnsi="Verdana"/>
            <w:i/>
            <w:iCs/>
            <w:color w:val="222222"/>
            <w:sz w:val="18"/>
          </w:rPr>
          <w:t>Material</w:t>
        </w:r>
        <w:r w:rsidRPr="00EC6DE1">
          <w:rPr>
            <w:rFonts w:ascii="Verdana" w:eastAsia="Times New Roman" w:hAnsi="Verdana"/>
            <w:color w:val="222222"/>
            <w:sz w:val="18"/>
            <w:szCs w:val="18"/>
          </w:rPr>
          <w:br/>
          <w:t>1.</w:t>
        </w:r>
        <w:proofErr w:type="gramEnd"/>
        <w:r w:rsidRPr="00EC6DE1">
          <w:rPr>
            <w:rFonts w:ascii="Verdana" w:eastAsia="Times New Roman" w:hAnsi="Verdana"/>
            <w:color w:val="222222"/>
            <w:sz w:val="18"/>
            <w:szCs w:val="18"/>
          </w:rPr>
          <w:t xml:space="preserve"> The material would be obtained from approved source in borrow cut and natural soil or material obtained by blending two or more soils or by blending soil and sand.</w:t>
        </w:r>
        <w:r w:rsidRPr="00EC6DE1">
          <w:rPr>
            <w:rFonts w:ascii="Verdana" w:eastAsia="Times New Roman" w:hAnsi="Verdana"/>
            <w:color w:val="222222"/>
            <w:sz w:val="18"/>
            <w:szCs w:val="18"/>
          </w:rPr>
          <w:br/>
          <w:t>2. The completed sub-base would contain no aggregate having a maximum dimension exceeding two thirds of the compacted layer thickness.</w:t>
        </w:r>
      </w:ins>
    </w:p>
    <w:p w:rsidR="00EC6DE1" w:rsidRPr="00EC6DE1" w:rsidRDefault="00EC6DE1" w:rsidP="00EC6DE1">
      <w:pPr>
        <w:shd w:val="clear" w:color="auto" w:fill="FFFFFF"/>
        <w:spacing w:line="300" w:lineRule="atLeast"/>
        <w:rPr>
          <w:ins w:id="57" w:author="Unknown"/>
          <w:rFonts w:ascii="Verdana" w:eastAsia="Times New Roman" w:hAnsi="Verdana"/>
          <w:color w:val="222222"/>
          <w:sz w:val="18"/>
          <w:szCs w:val="18"/>
        </w:rPr>
      </w:pPr>
      <w:ins w:id="58" w:author="Unknown">
        <w:r w:rsidRPr="00EC6DE1">
          <w:rPr>
            <w:rFonts w:ascii="Verdana" w:eastAsia="Times New Roman" w:hAnsi="Verdana"/>
            <w:b/>
            <w:bCs/>
            <w:color w:val="222222"/>
            <w:sz w:val="18"/>
          </w:rPr>
          <w:t>4.0 Methodology</w:t>
        </w:r>
        <w:r w:rsidRPr="00EC6DE1">
          <w:rPr>
            <w:rFonts w:ascii="Verdana" w:eastAsia="Times New Roman" w:hAnsi="Verdana"/>
            <w:color w:val="222222"/>
            <w:sz w:val="18"/>
            <w:szCs w:val="18"/>
          </w:rPr>
          <w:br/>
        </w:r>
        <w:r w:rsidRPr="00EC6DE1">
          <w:rPr>
            <w:rFonts w:ascii="Verdana" w:eastAsia="Times New Roman" w:hAnsi="Verdana"/>
            <w:i/>
            <w:iCs/>
            <w:color w:val="222222"/>
            <w:sz w:val="18"/>
          </w:rPr>
          <w:t>4.1 Procedures</w:t>
        </w:r>
        <w:r w:rsidRPr="00EC6DE1">
          <w:rPr>
            <w:rFonts w:ascii="Verdana" w:eastAsia="Times New Roman" w:hAnsi="Verdana"/>
            <w:color w:val="222222"/>
            <w:sz w:val="18"/>
            <w:szCs w:val="18"/>
          </w:rPr>
          <w:br/>
          <w:t>1. Sub-base construction would be carried out after checking the underlying layer conforms to the specified requirements.</w:t>
        </w:r>
        <w:r w:rsidRPr="00EC6DE1">
          <w:rPr>
            <w:rFonts w:ascii="Verdana" w:eastAsia="Times New Roman" w:hAnsi="Verdana"/>
            <w:color w:val="222222"/>
            <w:sz w:val="18"/>
            <w:szCs w:val="18"/>
          </w:rPr>
          <w:br/>
          <w:t>2. The sub-base material would be placed, spread, broken down, watered and compacted in accordance with the requirements of the specification.</w:t>
        </w:r>
        <w:r w:rsidRPr="00EC6DE1">
          <w:rPr>
            <w:rFonts w:ascii="Verdana" w:eastAsia="Times New Roman" w:hAnsi="Verdana"/>
            <w:color w:val="222222"/>
            <w:sz w:val="18"/>
            <w:szCs w:val="18"/>
          </w:rPr>
          <w:br/>
          <w:t>3. All materials deposited in place prior to compaction would be evenly spread over the whole of the designated area for the layer concern.</w:t>
        </w:r>
        <w:r w:rsidRPr="00EC6DE1">
          <w:rPr>
            <w:rFonts w:ascii="Verdana" w:eastAsia="Times New Roman" w:hAnsi="Verdana"/>
            <w:color w:val="222222"/>
            <w:sz w:val="18"/>
            <w:szCs w:val="18"/>
          </w:rPr>
          <w:br/>
          <w:t>4. Thickness of any layer, when measure after compaction would comply with requirements specified.</w:t>
        </w:r>
        <w:r w:rsidRPr="00EC6DE1">
          <w:rPr>
            <w:rFonts w:ascii="Verdana" w:eastAsia="Times New Roman" w:hAnsi="Verdana"/>
            <w:color w:val="222222"/>
            <w:sz w:val="18"/>
            <w:szCs w:val="18"/>
          </w:rPr>
          <w:br/>
          <w:t xml:space="preserve">5. Water required before material is compacted would be added to the material in </w:t>
        </w:r>
        <w:r w:rsidRPr="00EC6DE1">
          <w:rPr>
            <w:rFonts w:ascii="Verdana" w:eastAsia="Times New Roman" w:hAnsi="Verdana"/>
            <w:color w:val="222222"/>
            <w:sz w:val="18"/>
            <w:szCs w:val="18"/>
          </w:rPr>
          <w:lastRenderedPageBreak/>
          <w:t xml:space="preserve">successive </w:t>
        </w:r>
        <w:r w:rsidRPr="00EC6DE1">
          <w:rPr>
            <w:rFonts w:ascii="Verdana" w:eastAsia="Times New Roman" w:hAnsi="Verdana"/>
            <w:color w:val="009900"/>
            <w:sz w:val="18"/>
            <w:u w:val="single"/>
          </w:rPr>
          <w:t>applications</w:t>
        </w:r>
        <w:r w:rsidRPr="00EC6DE1">
          <w:rPr>
            <w:rFonts w:ascii="Verdana" w:eastAsia="Times New Roman" w:hAnsi="Verdana"/>
            <w:color w:val="222222"/>
            <w:sz w:val="18"/>
            <w:szCs w:val="18"/>
          </w:rPr>
          <w:t xml:space="preserve"> by means of water </w:t>
        </w:r>
        <w:proofErr w:type="spellStart"/>
        <w:r w:rsidRPr="00EC6DE1">
          <w:rPr>
            <w:rFonts w:ascii="Verdana" w:eastAsia="Times New Roman" w:hAnsi="Verdana"/>
            <w:color w:val="222222"/>
            <w:sz w:val="18"/>
            <w:szCs w:val="18"/>
          </w:rPr>
          <w:t>bowsers</w:t>
        </w:r>
        <w:proofErr w:type="spellEnd"/>
        <w:r w:rsidRPr="00EC6DE1">
          <w:rPr>
            <w:rFonts w:ascii="Verdana" w:eastAsia="Times New Roman" w:hAnsi="Verdana"/>
            <w:color w:val="222222"/>
            <w:sz w:val="18"/>
            <w:szCs w:val="18"/>
          </w:rPr>
          <w:t xml:space="preserve"> fitted with </w:t>
        </w:r>
        <w:r w:rsidRPr="00EC6DE1">
          <w:rPr>
            <w:rFonts w:ascii="Verdana" w:eastAsia="Times New Roman" w:hAnsi="Verdana"/>
            <w:color w:val="009900"/>
            <w:sz w:val="18"/>
            <w:u w:val="single"/>
          </w:rPr>
          <w:t>sprinklers</w:t>
        </w:r>
        <w:r w:rsidRPr="00EC6DE1">
          <w:rPr>
            <w:rFonts w:ascii="Verdana" w:eastAsia="Times New Roman" w:hAnsi="Verdana"/>
            <w:color w:val="222222"/>
            <w:sz w:val="18"/>
            <w:szCs w:val="18"/>
          </w:rPr>
          <w:t>.</w:t>
        </w:r>
        <w:r w:rsidRPr="00EC6DE1">
          <w:rPr>
            <w:rFonts w:ascii="Verdana" w:eastAsia="Times New Roman" w:hAnsi="Verdana"/>
            <w:color w:val="222222"/>
            <w:sz w:val="18"/>
            <w:szCs w:val="18"/>
          </w:rPr>
          <w:br/>
          <w:t>6. The water would be thoroughly mixed with the sub-base material to be compacted by means of a motor grader.</w:t>
        </w:r>
      </w:ins>
    </w:p>
    <w:p w:rsid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pict/>
      </w:r>
      <w:r w:rsidRPr="00EC6DE1">
        <w:rPr>
          <w:rFonts w:ascii="Verdana" w:eastAsia="Times New Roman" w:hAnsi="Verdana"/>
          <w:color w:val="222222"/>
          <w:sz w:val="18"/>
          <w:szCs w:val="18"/>
        </w:rPr>
        <w:pict/>
      </w:r>
      <w:ins w:id="59" w:author="Unknown">
        <w:r w:rsidRPr="00EC6DE1">
          <w:rPr>
            <w:rFonts w:ascii="Verdana" w:eastAsia="Times New Roman" w:hAnsi="Verdana"/>
            <w:color w:val="222222"/>
            <w:sz w:val="18"/>
            <w:szCs w:val="18"/>
          </w:rPr>
          <w:br/>
          <w:t xml:space="preserve">7. Mixing would be continued until the required amount of water is </w:t>
        </w:r>
        <w:r w:rsidRPr="00EC6DE1">
          <w:rPr>
            <w:rFonts w:ascii="Verdana" w:eastAsia="Times New Roman" w:hAnsi="Verdana"/>
            <w:color w:val="009900"/>
            <w:sz w:val="18"/>
            <w:u w:val="single"/>
          </w:rPr>
          <w:t>added</w:t>
        </w:r>
        <w:r w:rsidRPr="00EC6DE1">
          <w:rPr>
            <w:rFonts w:ascii="Verdana" w:eastAsia="Times New Roman" w:hAnsi="Verdana"/>
            <w:color w:val="222222"/>
            <w:sz w:val="18"/>
            <w:szCs w:val="18"/>
          </w:rPr>
          <w:t xml:space="preserve"> and a uniform homogeneous mixture is obtained.</w:t>
        </w:r>
        <w:r w:rsidRPr="00EC6DE1">
          <w:rPr>
            <w:rFonts w:ascii="Verdana" w:eastAsia="Times New Roman" w:hAnsi="Verdana"/>
            <w:color w:val="222222"/>
            <w:sz w:val="18"/>
            <w:szCs w:val="18"/>
          </w:rPr>
          <w:br/>
          <w:t>8. The field moisture content would be within 2% of the predetermined optimum moisture content at the time of compaction.</w:t>
        </w:r>
        <w:r w:rsidRPr="00EC6DE1">
          <w:rPr>
            <w:rFonts w:ascii="Verdana" w:eastAsia="Times New Roman" w:hAnsi="Verdana"/>
            <w:color w:val="222222"/>
            <w:sz w:val="18"/>
            <w:szCs w:val="18"/>
          </w:rPr>
          <w:br/>
          <w:t>9. If the material is too wet, it would be dried by aeration and if it is too dry the material would be sufficiently watered prior to compaction.</w:t>
        </w:r>
        <w:r w:rsidRPr="00EC6DE1">
          <w:rPr>
            <w:rFonts w:ascii="Verdana" w:eastAsia="Times New Roman" w:hAnsi="Verdana"/>
            <w:color w:val="222222"/>
            <w:sz w:val="18"/>
            <w:szCs w:val="18"/>
          </w:rPr>
          <w:br/>
          <w:t xml:space="preserve">10. Where an existing sub-base layer is to be improved by addition of a layer of material less than 100mm thick the existing surface would be scarified to a depth instructed by the Engineer, mixed with the imported material to form a homogeneous layer of minimum depth of 100mm, </w:t>
        </w:r>
        <w:proofErr w:type="spellStart"/>
        <w:r w:rsidRPr="00EC6DE1">
          <w:rPr>
            <w:rFonts w:ascii="Verdana" w:eastAsia="Times New Roman" w:hAnsi="Verdana"/>
            <w:color w:val="222222"/>
            <w:sz w:val="18"/>
            <w:szCs w:val="18"/>
          </w:rPr>
          <w:t>recompacted</w:t>
        </w:r>
        <w:proofErr w:type="spellEnd"/>
        <w:r w:rsidRPr="00EC6DE1">
          <w:rPr>
            <w:rFonts w:ascii="Verdana" w:eastAsia="Times New Roman" w:hAnsi="Verdana"/>
            <w:color w:val="222222"/>
            <w:sz w:val="18"/>
            <w:szCs w:val="18"/>
          </w:rPr>
          <w:t xml:space="preserve"> to the dry density specified for </w:t>
        </w:r>
        <w:r w:rsidRPr="00EC6DE1">
          <w:rPr>
            <w:rFonts w:ascii="Verdana" w:eastAsia="Times New Roman" w:hAnsi="Verdana"/>
            <w:color w:val="009900"/>
            <w:sz w:val="18"/>
            <w:u w:val="single"/>
          </w:rPr>
          <w:t>the layer</w:t>
        </w:r>
        <w:r w:rsidRPr="00EC6DE1">
          <w:rPr>
            <w:rFonts w:ascii="Verdana" w:eastAsia="Times New Roman" w:hAnsi="Verdana"/>
            <w:color w:val="222222"/>
            <w:sz w:val="18"/>
            <w:szCs w:val="18"/>
          </w:rPr>
          <w:t xml:space="preserve"> and formed to the lines and levels.</w:t>
        </w:r>
      </w:ins>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Pr="00EC6DE1" w:rsidRDefault="00EC6DE1" w:rsidP="00EC6DE1">
      <w:pPr>
        <w:shd w:val="clear" w:color="auto" w:fill="FFFFFF"/>
        <w:spacing w:after="150" w:line="300" w:lineRule="atLeast"/>
        <w:outlineLvl w:val="1"/>
        <w:rPr>
          <w:rFonts w:ascii="Arial" w:eastAsia="Times New Roman" w:hAnsi="Arial" w:cs="Arial"/>
          <w:color w:val="202020"/>
          <w:kern w:val="36"/>
          <w:sz w:val="27"/>
          <w:szCs w:val="27"/>
        </w:rPr>
      </w:pPr>
      <w:r w:rsidRPr="00EC6DE1">
        <w:rPr>
          <w:rFonts w:ascii="Arial" w:eastAsia="Times New Roman" w:hAnsi="Arial" w:cs="Arial"/>
          <w:color w:val="202020"/>
          <w:kern w:val="36"/>
          <w:sz w:val="27"/>
          <w:szCs w:val="27"/>
        </w:rPr>
        <w:t>Quarry Operation</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t>November 6, 2010</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1.0 Introduction</w:t>
      </w:r>
      <w:r w:rsidRPr="00EC6DE1">
        <w:rPr>
          <w:rFonts w:ascii="Verdana" w:eastAsia="Times New Roman" w:hAnsi="Verdana"/>
          <w:color w:val="222222"/>
          <w:sz w:val="18"/>
          <w:szCs w:val="18"/>
        </w:rPr>
        <w:br/>
        <w:t>This covers all the operations under the development of proposed mechanized quarry site with the details of equipments, machinery and procedures related to the quarry operation including quality control verifications, safety, health and environmental measures.</w:t>
      </w:r>
      <w:r w:rsidRPr="00EC6DE1">
        <w:rPr>
          <w:rFonts w:ascii="Verdana" w:eastAsia="Times New Roman" w:hAnsi="Verdana"/>
          <w:color w:val="222222"/>
          <w:sz w:val="18"/>
          <w:szCs w:val="18"/>
        </w:rPr>
        <w:br/>
      </w:r>
      <w:r w:rsidRPr="00EC6DE1">
        <w:rPr>
          <w:rFonts w:ascii="Verdana" w:eastAsia="Times New Roman" w:hAnsi="Verdana"/>
          <w:b/>
          <w:bCs/>
          <w:color w:val="222222"/>
          <w:sz w:val="18"/>
          <w:szCs w:val="18"/>
        </w:rPr>
        <w:br/>
      </w:r>
      <w:r w:rsidRPr="00EC6DE1">
        <w:rPr>
          <w:rFonts w:ascii="Verdana" w:eastAsia="Times New Roman" w:hAnsi="Verdana"/>
          <w:b/>
          <w:bCs/>
          <w:color w:val="222222"/>
          <w:sz w:val="18"/>
        </w:rPr>
        <w:t>2.0 Abbreviations</w:t>
      </w:r>
      <w:r w:rsidRPr="00EC6DE1">
        <w:rPr>
          <w:rFonts w:ascii="Verdana" w:eastAsia="Times New Roman" w:hAnsi="Verdana"/>
          <w:color w:val="222222"/>
          <w:sz w:val="18"/>
          <w:szCs w:val="18"/>
        </w:rPr>
        <w:br/>
        <w:t>QM – Quarry Manager</w:t>
      </w:r>
      <w:r w:rsidRPr="00EC6DE1">
        <w:rPr>
          <w:rFonts w:ascii="Verdana" w:eastAsia="Times New Roman" w:hAnsi="Verdana"/>
          <w:color w:val="222222"/>
          <w:sz w:val="18"/>
          <w:szCs w:val="18"/>
        </w:rPr>
        <w:br/>
        <w:t>ME         – Mining Engineer</w:t>
      </w:r>
      <w:r w:rsidRPr="00EC6DE1">
        <w:rPr>
          <w:rFonts w:ascii="Verdana" w:eastAsia="Times New Roman" w:hAnsi="Verdana"/>
          <w:color w:val="222222"/>
          <w:sz w:val="18"/>
          <w:szCs w:val="18"/>
        </w:rPr>
        <w:br/>
        <w:t>SO       – Safety Officer</w:t>
      </w:r>
      <w:r w:rsidRPr="00EC6DE1">
        <w:rPr>
          <w:rFonts w:ascii="Verdana" w:eastAsia="Times New Roman" w:hAnsi="Verdana"/>
          <w:color w:val="222222"/>
          <w:sz w:val="18"/>
          <w:szCs w:val="18"/>
        </w:rPr>
        <w:br/>
        <w:t>CEA       – Central Environmental Authority</w:t>
      </w:r>
      <w:r w:rsidRPr="00EC6DE1">
        <w:rPr>
          <w:rFonts w:ascii="Verdana" w:eastAsia="Times New Roman" w:hAnsi="Verdana"/>
          <w:color w:val="222222"/>
          <w:sz w:val="18"/>
          <w:szCs w:val="18"/>
        </w:rPr>
        <w:br/>
        <w:t>GSMB    – Geological Survey &amp; Mines Bureau</w:t>
      </w:r>
      <w:r w:rsidRPr="00EC6DE1">
        <w:rPr>
          <w:rFonts w:ascii="Verdana" w:eastAsia="Times New Roman" w:hAnsi="Verdana"/>
          <w:color w:val="222222"/>
          <w:sz w:val="18"/>
          <w:szCs w:val="18"/>
        </w:rPr>
        <w:br/>
        <w:t>IML         – Industrial Mining License</w:t>
      </w:r>
      <w:r w:rsidRPr="00EC6DE1">
        <w:rPr>
          <w:rFonts w:ascii="Verdana" w:eastAsia="Times New Roman" w:hAnsi="Verdana"/>
          <w:color w:val="222222"/>
          <w:sz w:val="18"/>
          <w:szCs w:val="18"/>
        </w:rPr>
        <w:br/>
        <w:t>EPL         – Environmental Protection License</w:t>
      </w:r>
      <w:r w:rsidRPr="00EC6DE1">
        <w:rPr>
          <w:rFonts w:ascii="Verdana" w:eastAsia="Times New Roman" w:hAnsi="Verdana"/>
          <w:color w:val="222222"/>
          <w:sz w:val="18"/>
          <w:szCs w:val="18"/>
        </w:rPr>
        <w:br/>
        <w:t xml:space="preserve">IEER       – Initial Environmental Examination </w:t>
      </w:r>
      <w:r w:rsidRPr="00EC6DE1">
        <w:rPr>
          <w:rFonts w:ascii="Verdana" w:eastAsia="Times New Roman" w:hAnsi="Verdana"/>
          <w:color w:val="009900"/>
          <w:sz w:val="18"/>
          <w:u w:val="single"/>
        </w:rPr>
        <w:t>Report</w:t>
      </w:r>
      <w:r w:rsidRPr="00EC6DE1">
        <w:rPr>
          <w:rFonts w:ascii="Verdana" w:eastAsia="Times New Roman" w:hAnsi="Verdana"/>
          <w:color w:val="222222"/>
          <w:sz w:val="18"/>
          <w:szCs w:val="18"/>
        </w:rPr>
        <w:br/>
        <w:t>NBRO     – National Building Research Organization</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3.0 Resources</w:t>
      </w:r>
    </w:p>
    <w:tbl>
      <w:tblPr>
        <w:tblW w:w="9675" w:type="dxa"/>
        <w:tblCellSpacing w:w="15" w:type="dxa"/>
        <w:tblCellMar>
          <w:top w:w="15" w:type="dxa"/>
          <w:left w:w="15" w:type="dxa"/>
          <w:bottom w:w="15" w:type="dxa"/>
          <w:right w:w="15" w:type="dxa"/>
        </w:tblCellMar>
        <w:tblLook w:val="04A0"/>
      </w:tblPr>
      <w:tblGrid>
        <w:gridCol w:w="3594"/>
        <w:gridCol w:w="3639"/>
        <w:gridCol w:w="2442"/>
      </w:tblGrid>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b/>
                <w:bCs/>
                <w:color w:val="222222"/>
                <w:sz w:val="18"/>
              </w:rPr>
              <w:t>Man Power</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b/>
                <w:bCs/>
                <w:color w:val="222222"/>
                <w:sz w:val="18"/>
              </w:rPr>
              <w:t>Equipments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b/>
                <w:bCs/>
                <w:color w:val="222222"/>
                <w:sz w:val="18"/>
              </w:rPr>
              <w:t>Materials</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Quarry Manager</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 xml:space="preserve">03 Nos.  </w:t>
            </w:r>
            <w:r w:rsidRPr="00EC6DE1">
              <w:rPr>
                <w:rFonts w:ascii="Verdana" w:eastAsia="Times New Roman" w:hAnsi="Verdana"/>
                <w:color w:val="009900"/>
                <w:sz w:val="18"/>
                <w:u w:val="single"/>
              </w:rPr>
              <w:t>Air Compressors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Dynamite</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Mining Engineer</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1 No. Track Drill</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Ammonium Nitrate</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Safety Officer</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3 Nos. Hand Held Rock Drills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Detonators</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Blasting Foreman</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3 Nos. Excavators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Electric Cord</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Blasting Headman</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2 Nos. Crushing Plants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Quarry Dust</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Powder men</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1 No. Rock Breaker</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Diesel</w:t>
            </w: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Drillers &amp; Helpers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1 No. Front End Loader</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Heavy Equipment Operators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 xml:space="preserve">5 Nos. Dump </w:t>
            </w:r>
            <w:r w:rsidRPr="00EC6DE1">
              <w:rPr>
                <w:rFonts w:ascii="Verdana" w:eastAsia="Times New Roman" w:hAnsi="Verdana"/>
                <w:color w:val="009900"/>
                <w:sz w:val="18"/>
                <w:u w:val="single"/>
              </w:rPr>
              <w:t>Trucks</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009900"/>
                <w:sz w:val="18"/>
                <w:u w:val="single"/>
              </w:rPr>
              <w:t>Mechanics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3 Nos. Wheel Loaders</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Electricians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1 No. Vibratory Roller</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Welders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3 No. Tandem Rollers</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Security Staff</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3 No. Bulldozers</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Drivers</w:t>
            </w: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6 Nos. Generators</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proofErr w:type="spellStart"/>
            <w:r w:rsidRPr="00EC6DE1">
              <w:rPr>
                <w:rFonts w:ascii="Verdana" w:eastAsia="Times New Roman" w:hAnsi="Verdana"/>
                <w:color w:val="222222"/>
                <w:sz w:val="18"/>
                <w:szCs w:val="18"/>
              </w:rPr>
              <w:t>Laborers</w:t>
            </w:r>
            <w:proofErr w:type="spellEnd"/>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1 No. Fork Lift</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1 No. Motor Grader</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 xml:space="preserve">1 No. </w:t>
            </w:r>
            <w:r w:rsidRPr="00EC6DE1">
              <w:rPr>
                <w:rFonts w:ascii="Verdana" w:eastAsia="Times New Roman" w:hAnsi="Verdana"/>
                <w:color w:val="009900"/>
                <w:sz w:val="18"/>
                <w:u w:val="single"/>
              </w:rPr>
              <w:t>Water Pump</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Circuit Tester</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Siren</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Blasting Machine</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r w:rsidR="00EC6DE1" w:rsidRPr="00EC6DE1" w:rsidTr="00EC6DE1">
        <w:trPr>
          <w:tblCellSpacing w:w="15" w:type="dxa"/>
        </w:trPr>
        <w:tc>
          <w:tcPr>
            <w:tcW w:w="0" w:type="auto"/>
            <w:vAlign w:val="center"/>
            <w:hideMark/>
          </w:tcPr>
          <w:p w:rsidR="00EC6DE1" w:rsidRPr="00EC6DE1" w:rsidRDefault="00EC6DE1" w:rsidP="00EC6DE1">
            <w:pPr>
              <w:rPr>
                <w:rFonts w:ascii="Verdana" w:eastAsia="Times New Roman" w:hAnsi="Verdana"/>
                <w:color w:val="222222"/>
                <w:sz w:val="18"/>
                <w:szCs w:val="18"/>
              </w:rPr>
            </w:pPr>
          </w:p>
        </w:tc>
        <w:tc>
          <w:tcPr>
            <w:tcW w:w="0" w:type="auto"/>
            <w:vAlign w:val="center"/>
            <w:hideMark/>
          </w:tcPr>
          <w:p w:rsidR="00EC6DE1" w:rsidRPr="00EC6DE1" w:rsidRDefault="00EC6DE1" w:rsidP="00EC6DE1">
            <w:pPr>
              <w:rPr>
                <w:rFonts w:ascii="Verdana" w:eastAsia="Times New Roman" w:hAnsi="Verdana"/>
                <w:color w:val="222222"/>
                <w:sz w:val="18"/>
                <w:szCs w:val="18"/>
              </w:rPr>
            </w:pPr>
            <w:r w:rsidRPr="00EC6DE1">
              <w:rPr>
                <w:rFonts w:ascii="Verdana" w:eastAsia="Times New Roman" w:hAnsi="Verdana"/>
                <w:color w:val="222222"/>
                <w:sz w:val="18"/>
                <w:szCs w:val="18"/>
              </w:rPr>
              <w:t>Hand Speaker</w:t>
            </w:r>
          </w:p>
        </w:tc>
        <w:tc>
          <w:tcPr>
            <w:tcW w:w="0" w:type="auto"/>
            <w:vAlign w:val="center"/>
            <w:hideMark/>
          </w:tcPr>
          <w:p w:rsidR="00EC6DE1" w:rsidRPr="00EC6DE1" w:rsidRDefault="00EC6DE1" w:rsidP="00EC6DE1">
            <w:pPr>
              <w:rPr>
                <w:rFonts w:ascii="Verdana" w:eastAsia="Times New Roman" w:hAnsi="Verdana"/>
                <w:color w:val="222222"/>
                <w:sz w:val="18"/>
                <w:szCs w:val="18"/>
              </w:rPr>
            </w:pPr>
          </w:p>
        </w:tc>
      </w:tr>
    </w:tbl>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b/>
          <w:bCs/>
          <w:color w:val="222222"/>
          <w:sz w:val="18"/>
        </w:rPr>
        <w:t>4.0 Methodology</w:t>
      </w:r>
      <w:r w:rsidRPr="00EC6DE1">
        <w:rPr>
          <w:rFonts w:ascii="Verdana" w:eastAsia="Times New Roman" w:hAnsi="Verdana"/>
          <w:color w:val="222222"/>
          <w:sz w:val="18"/>
          <w:szCs w:val="18"/>
        </w:rPr>
        <w:br/>
      </w:r>
      <w:hyperlink r:id="rId35" w:history="1">
        <w:r w:rsidRPr="00EC6DE1">
          <w:rPr>
            <w:rFonts w:ascii="Verdana" w:eastAsia="Times New Roman" w:hAnsi="Verdana"/>
            <w:color w:val="D51515"/>
            <w:sz w:val="18"/>
          </w:rPr>
          <w:t>Methodology Flow Chart Download Here</w:t>
        </w:r>
      </w:hyperlink>
      <w:r w:rsidRPr="00EC6DE1">
        <w:rPr>
          <w:rFonts w:ascii="Verdana" w:eastAsia="Times New Roman" w:hAnsi="Verdana"/>
          <w:color w:val="222222"/>
          <w:sz w:val="18"/>
          <w:szCs w:val="18"/>
        </w:rPr>
        <w:br/>
      </w:r>
      <w:hyperlink r:id="rId36" w:history="1">
        <w:r w:rsidRPr="00EC6DE1">
          <w:rPr>
            <w:rFonts w:ascii="Verdana" w:eastAsia="Times New Roman" w:hAnsi="Verdana"/>
            <w:i/>
            <w:iCs/>
            <w:color w:val="D51515"/>
            <w:sz w:val="18"/>
          </w:rPr>
          <w:t>Inspection Check List</w:t>
        </w:r>
      </w:hyperlink>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i/>
          <w:iCs/>
          <w:color w:val="222222"/>
          <w:sz w:val="18"/>
        </w:rPr>
        <w:t>4.1 Removal of Overburden &amp; Top Soil</w:t>
      </w:r>
      <w:r w:rsidRPr="00EC6DE1">
        <w:rPr>
          <w:rFonts w:ascii="Verdana" w:eastAsia="Times New Roman" w:hAnsi="Verdana"/>
          <w:color w:val="222222"/>
          <w:sz w:val="18"/>
          <w:szCs w:val="18"/>
        </w:rPr>
        <w:br/>
        <w:t>1.This area contains a soil profile which is strewn with boulders and generally 0-2m    deep and overburden would be removed with excavator.</w:t>
      </w:r>
    </w:p>
    <w:p w:rsidR="00EC6DE1" w:rsidRP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i/>
          <w:iCs/>
          <w:color w:val="222222"/>
          <w:sz w:val="18"/>
        </w:rPr>
        <w:t xml:space="preserve">4.2 Drilling Pattern and Particulars </w:t>
      </w:r>
      <w:r w:rsidRPr="00EC6DE1">
        <w:rPr>
          <w:rFonts w:ascii="Verdana" w:eastAsia="Times New Roman" w:hAnsi="Verdana"/>
          <w:color w:val="222222"/>
          <w:sz w:val="18"/>
          <w:szCs w:val="18"/>
        </w:rPr>
        <w:br/>
        <w:t xml:space="preserve">1. Drilling at top of the rock would be carried out up to depth of 6m with 64mm </w:t>
      </w:r>
      <w:r w:rsidRPr="00EC6DE1">
        <w:rPr>
          <w:rFonts w:ascii="Verdana" w:eastAsia="Times New Roman" w:hAnsi="Verdana"/>
          <w:color w:val="009900"/>
          <w:sz w:val="18"/>
          <w:u w:val="single"/>
        </w:rPr>
        <w:t>drill bit</w:t>
      </w:r>
      <w:r w:rsidRPr="00EC6DE1">
        <w:rPr>
          <w:rFonts w:ascii="Verdana" w:eastAsia="Times New Roman" w:hAnsi="Verdana"/>
          <w:color w:val="222222"/>
          <w:sz w:val="18"/>
          <w:szCs w:val="18"/>
        </w:rPr>
        <w:t xml:space="preserve"> with compressed air driven track drill machine to a total of 10 holes.</w:t>
      </w:r>
      <w:r w:rsidRPr="00EC6DE1">
        <w:rPr>
          <w:rFonts w:ascii="Verdana" w:eastAsia="Times New Roman" w:hAnsi="Verdana"/>
          <w:color w:val="222222"/>
          <w:sz w:val="18"/>
          <w:szCs w:val="18"/>
        </w:rPr>
        <w:br/>
      </w:r>
      <w:r w:rsidRPr="00EC6DE1">
        <w:rPr>
          <w:rFonts w:ascii="Verdana" w:eastAsia="Times New Roman" w:hAnsi="Verdana"/>
          <w:color w:val="222222"/>
          <w:sz w:val="18"/>
          <w:szCs w:val="18"/>
        </w:rPr>
        <w:lastRenderedPageBreak/>
        <w:t xml:space="preserve">2. Hand held rock drill would be used in making and </w:t>
      </w:r>
      <w:proofErr w:type="spellStart"/>
      <w:r w:rsidRPr="00EC6DE1">
        <w:rPr>
          <w:rFonts w:ascii="Verdana" w:eastAsia="Times New Roman" w:hAnsi="Verdana"/>
          <w:color w:val="222222"/>
          <w:sz w:val="18"/>
          <w:szCs w:val="18"/>
        </w:rPr>
        <w:t>leveling</w:t>
      </w:r>
      <w:proofErr w:type="spellEnd"/>
      <w:r w:rsidRPr="00EC6DE1">
        <w:rPr>
          <w:rFonts w:ascii="Verdana" w:eastAsia="Times New Roman" w:hAnsi="Verdana"/>
          <w:color w:val="222222"/>
          <w:sz w:val="18"/>
          <w:szCs w:val="18"/>
        </w:rPr>
        <w:t xml:space="preserve"> the </w:t>
      </w:r>
      <w:proofErr w:type="spellStart"/>
      <w:r w:rsidRPr="00EC6DE1">
        <w:rPr>
          <w:rFonts w:ascii="Verdana" w:eastAsia="Times New Roman" w:hAnsi="Verdana"/>
          <w:color w:val="222222"/>
          <w:sz w:val="18"/>
          <w:szCs w:val="18"/>
        </w:rPr>
        <w:t>berm</w:t>
      </w:r>
      <w:proofErr w:type="spellEnd"/>
      <w:r w:rsidRPr="00EC6DE1">
        <w:rPr>
          <w:rFonts w:ascii="Verdana" w:eastAsia="Times New Roman" w:hAnsi="Verdana"/>
          <w:color w:val="222222"/>
          <w:sz w:val="18"/>
          <w:szCs w:val="18"/>
        </w:rPr>
        <w:t xml:space="preserve"> or access road</w:t>
      </w:r>
      <w:proofErr w:type="gramStart"/>
      <w:r w:rsidRPr="00EC6DE1">
        <w:rPr>
          <w:rFonts w:ascii="Verdana" w:eastAsia="Times New Roman" w:hAnsi="Verdana"/>
          <w:color w:val="222222"/>
          <w:sz w:val="18"/>
          <w:szCs w:val="18"/>
        </w:rPr>
        <w:t>,</w:t>
      </w:r>
      <w:proofErr w:type="gramEnd"/>
      <w:r w:rsidRPr="00EC6DE1">
        <w:rPr>
          <w:rFonts w:ascii="Verdana" w:eastAsia="Times New Roman" w:hAnsi="Verdana"/>
          <w:color w:val="222222"/>
          <w:sz w:val="18"/>
          <w:szCs w:val="18"/>
        </w:rPr>
        <w:br/>
        <w:t>if any occurrence of humps which would obstruct the haulage machinery to operate.</w:t>
      </w:r>
    </w:p>
    <w:p w:rsidR="00EC6DE1" w:rsidRPr="00EC6DE1" w:rsidRDefault="00EC6DE1" w:rsidP="00EC6DE1">
      <w:pPr>
        <w:shd w:val="clear" w:color="auto" w:fill="FFFFFF"/>
        <w:spacing w:line="300" w:lineRule="atLeast"/>
        <w:rPr>
          <w:rFonts w:eastAsia="Times New Roman"/>
          <w:i/>
          <w:iCs/>
        </w:rPr>
      </w:pPr>
      <w:r w:rsidRPr="00EC6DE1">
        <w:rPr>
          <w:rFonts w:ascii="Verdana" w:eastAsia="Times New Roman" w:hAnsi="Verdana"/>
          <w:i/>
          <w:iCs/>
          <w:color w:val="222222"/>
          <w:sz w:val="18"/>
        </w:rPr>
        <w:t xml:space="preserve">4.3 Charging of Bore Holes </w:t>
      </w:r>
      <w:r w:rsidRPr="00EC6DE1">
        <w:rPr>
          <w:rFonts w:ascii="Verdana" w:eastAsia="Times New Roman" w:hAnsi="Verdana"/>
          <w:color w:val="222222"/>
          <w:sz w:val="18"/>
          <w:szCs w:val="18"/>
        </w:rPr>
        <w:br/>
        <w:t>1. Charging of bore holes with explosive materials would be done under strict supervision of Mining Engineer.</w:t>
      </w:r>
      <w:r w:rsidRPr="00EC6DE1">
        <w:rPr>
          <w:rFonts w:ascii="Verdana" w:eastAsia="Times New Roman" w:hAnsi="Verdana"/>
          <w:color w:val="222222"/>
          <w:sz w:val="18"/>
          <w:szCs w:val="18"/>
        </w:rPr>
        <w:br/>
        <w:t>2. Electric short delay detonators one and/or two in each delay would be used in drilled holes per one blast.</w:t>
      </w:r>
      <w:r w:rsidRPr="00EC6DE1">
        <w:rPr>
          <w:rFonts w:ascii="Verdana" w:eastAsia="Times New Roman" w:hAnsi="Verdana"/>
          <w:color w:val="222222"/>
          <w:sz w:val="18"/>
          <w:szCs w:val="18"/>
        </w:rPr>
        <w:br/>
        <w:t>3. A total of maximum 10 holes with 6m depth would be used for a single blast with a maximum of 5.6 kg of dynamite and not exceeding 75kg of ANFO as main blasting agent.</w:t>
      </w:r>
      <w:r w:rsidRPr="00EC6DE1">
        <w:rPr>
          <w:rFonts w:ascii="Verdana" w:eastAsia="Times New Roman" w:hAnsi="Verdana"/>
          <w:color w:val="222222"/>
          <w:sz w:val="18"/>
          <w:szCs w:val="18"/>
        </w:rPr>
        <w:br/>
        <w:t>4. Charging would be done with more than 2.8m stemming height.</w:t>
      </w:r>
      <w:r w:rsidRPr="00EC6DE1">
        <w:rPr>
          <w:rFonts w:ascii="Verdana" w:eastAsia="Times New Roman" w:hAnsi="Verdana"/>
          <w:color w:val="222222"/>
          <w:sz w:val="18"/>
          <w:szCs w:val="18"/>
        </w:rPr>
        <w:br/>
        <w:t>5. For stemming material, quarry dust would be used.</w:t>
      </w:r>
      <w:r w:rsidRPr="00EC6DE1">
        <w:rPr>
          <w:rFonts w:ascii="Verdana" w:eastAsia="Times New Roman" w:hAnsi="Verdana"/>
          <w:color w:val="222222"/>
          <w:sz w:val="18"/>
          <w:szCs w:val="18"/>
        </w:rPr>
        <w:br/>
        <w:t>6. If the bore holes are in wet condition, explosive materials covered by polythene cover would be inserted to the bore hole.</w:t>
      </w:r>
      <w:r w:rsidRPr="00EC6DE1">
        <w:rPr>
          <w:rFonts w:ascii="Verdana" w:eastAsia="Times New Roman" w:hAnsi="Verdana"/>
          <w:color w:val="222222"/>
          <w:sz w:val="18"/>
          <w:szCs w:val="18"/>
        </w:rPr>
        <w:br/>
      </w:r>
      <w:hyperlink r:id="rId37" w:history="1">
        <w:r w:rsidRPr="00EC6DE1">
          <w:rPr>
            <w:rFonts w:ascii="Verdana" w:eastAsia="Times New Roman" w:hAnsi="Verdana"/>
            <w:i/>
            <w:iCs/>
            <w:color w:val="D51515"/>
            <w:sz w:val="18"/>
          </w:rPr>
          <w:t>Inspection Check List</w:t>
        </w:r>
      </w:hyperlink>
      <w:r w:rsidRPr="00EC6DE1">
        <w:rPr>
          <w:rFonts w:ascii="Verdana" w:eastAsia="Times New Roman" w:hAnsi="Verdana"/>
          <w:i/>
          <w:iCs/>
          <w:color w:val="222222"/>
          <w:sz w:val="18"/>
          <w:szCs w:val="18"/>
        </w:rPr>
        <w:br/>
      </w:r>
    </w:p>
    <w:p w:rsidR="00EC6DE1" w:rsidRPr="00EC6DE1" w:rsidRDefault="00EC6DE1" w:rsidP="00EC6DE1">
      <w:pPr>
        <w:shd w:val="clear" w:color="auto" w:fill="FFFFFF"/>
        <w:spacing w:line="300" w:lineRule="atLeast"/>
        <w:rPr>
          <w:ins w:id="60" w:author="Unknown"/>
          <w:rFonts w:eastAsia="Times New Roman"/>
        </w:rPr>
      </w:pPr>
      <w:ins w:id="61" w:author="Unknown">
        <w:r w:rsidRPr="00EC6DE1">
          <w:rPr>
            <w:rFonts w:ascii="Verdana" w:eastAsia="Times New Roman" w:hAnsi="Verdana"/>
            <w:i/>
            <w:iCs/>
            <w:color w:val="222222"/>
            <w:sz w:val="18"/>
          </w:rPr>
          <w:pict/>
        </w:r>
      </w:ins>
      <w:r w:rsidRPr="00EC6DE1">
        <w:rPr>
          <w:rFonts w:ascii="Verdana" w:eastAsia="Times New Roman" w:hAnsi="Verdana"/>
          <w:i/>
          <w:iCs/>
          <w:color w:val="222222"/>
          <w:sz w:val="18"/>
        </w:rPr>
        <w:pict/>
      </w:r>
      <w:ins w:id="62" w:author="Unknown">
        <w:r w:rsidRPr="00EC6DE1">
          <w:rPr>
            <w:rFonts w:ascii="Verdana" w:eastAsia="Times New Roman" w:hAnsi="Verdana"/>
            <w:i/>
            <w:iCs/>
            <w:color w:val="222222"/>
            <w:sz w:val="18"/>
          </w:rPr>
          <w:t>4.4 Firing of Explosives Before and After</w:t>
        </w:r>
        <w:r w:rsidRPr="00EC6DE1">
          <w:rPr>
            <w:rFonts w:ascii="Verdana" w:eastAsia="Times New Roman" w:hAnsi="Verdana"/>
            <w:color w:val="222222"/>
            <w:sz w:val="18"/>
            <w:szCs w:val="18"/>
          </w:rPr>
          <w:br/>
          <w:t>1. Blasting activities would be carried out in few blasting faces and the blasting face would be developed according to bench system in order to avoid unsuitable working conditions.</w:t>
        </w:r>
        <w:r w:rsidRPr="00EC6DE1">
          <w:rPr>
            <w:rFonts w:ascii="Verdana" w:eastAsia="Times New Roman" w:hAnsi="Verdana"/>
            <w:color w:val="222222"/>
            <w:sz w:val="18"/>
            <w:szCs w:val="18"/>
          </w:rPr>
          <w:br/>
          <w:t xml:space="preserve">2. Only industrial explosives, blasting agents and accessories manufactured to </w:t>
        </w:r>
        <w:r w:rsidRPr="00EC6DE1">
          <w:rPr>
            <w:rFonts w:ascii="Verdana" w:eastAsia="Times New Roman" w:hAnsi="Verdana"/>
            <w:color w:val="009900"/>
            <w:sz w:val="18"/>
            <w:u w:val="single"/>
          </w:rPr>
          <w:t>international standards</w:t>
        </w:r>
        <w:r w:rsidRPr="00EC6DE1">
          <w:rPr>
            <w:rFonts w:ascii="Verdana" w:eastAsia="Times New Roman" w:hAnsi="Verdana"/>
            <w:color w:val="222222"/>
            <w:sz w:val="18"/>
            <w:szCs w:val="18"/>
          </w:rPr>
          <w:t xml:space="preserve"> would be used for blasting.</w:t>
        </w:r>
        <w:r w:rsidRPr="00EC6DE1">
          <w:rPr>
            <w:rFonts w:ascii="Verdana" w:eastAsia="Times New Roman" w:hAnsi="Verdana"/>
            <w:color w:val="222222"/>
            <w:sz w:val="18"/>
            <w:szCs w:val="18"/>
          </w:rPr>
          <w:br/>
          <w:t>3. The standard explosives storing and handling methods would be strictly followed during the storing, transporting, mixing charging and testing to avoid any misfires.</w:t>
        </w:r>
        <w:r w:rsidRPr="00EC6DE1">
          <w:rPr>
            <w:rFonts w:ascii="Verdana" w:eastAsia="Times New Roman" w:hAnsi="Verdana"/>
            <w:color w:val="222222"/>
            <w:sz w:val="18"/>
            <w:szCs w:val="18"/>
          </w:rPr>
          <w:br/>
          <w:t xml:space="preserve">4. Explosives would be stored in a specially constructed </w:t>
        </w:r>
        <w:r w:rsidRPr="00EC6DE1">
          <w:rPr>
            <w:rFonts w:ascii="Verdana" w:eastAsia="Times New Roman" w:hAnsi="Verdana"/>
            <w:color w:val="009900"/>
            <w:sz w:val="18"/>
            <w:u w:val="single"/>
          </w:rPr>
          <w:t>container</w:t>
        </w:r>
        <w:r w:rsidRPr="00EC6DE1">
          <w:rPr>
            <w:rFonts w:ascii="Verdana" w:eastAsia="Times New Roman" w:hAnsi="Verdana"/>
            <w:color w:val="222222"/>
            <w:sz w:val="18"/>
            <w:szCs w:val="18"/>
          </w:rPr>
          <w:t xml:space="preserve"> by covering the container wall with light weight wood so as to keep air gap to reduce the heat effect and providing ventilation holes.</w:t>
        </w:r>
        <w:r w:rsidRPr="00EC6DE1">
          <w:rPr>
            <w:rFonts w:ascii="Verdana" w:eastAsia="Times New Roman" w:hAnsi="Verdana"/>
            <w:color w:val="222222"/>
            <w:sz w:val="18"/>
            <w:szCs w:val="18"/>
          </w:rPr>
          <w:br/>
          <w:t xml:space="preserve">5. For security reasons, the </w:t>
        </w:r>
        <w:r w:rsidRPr="00EC6DE1">
          <w:rPr>
            <w:rFonts w:ascii="Verdana" w:eastAsia="Times New Roman" w:hAnsi="Verdana"/>
            <w:color w:val="009900"/>
            <w:sz w:val="18"/>
            <w:u w:val="single"/>
          </w:rPr>
          <w:t>storage container</w:t>
        </w:r>
        <w:r w:rsidRPr="00EC6DE1">
          <w:rPr>
            <w:rFonts w:ascii="Verdana" w:eastAsia="Times New Roman" w:hAnsi="Verdana"/>
            <w:color w:val="222222"/>
            <w:sz w:val="18"/>
            <w:szCs w:val="18"/>
          </w:rPr>
          <w:t xml:space="preserve"> would be placed at the nearest police station.</w:t>
        </w:r>
        <w:r w:rsidRPr="00EC6DE1">
          <w:rPr>
            <w:rFonts w:ascii="Verdana" w:eastAsia="Times New Roman" w:hAnsi="Verdana"/>
            <w:color w:val="222222"/>
            <w:sz w:val="18"/>
            <w:szCs w:val="18"/>
          </w:rPr>
          <w:br/>
          <w:t>6. Explosive mixing, charging and firing would not be done under adverse weather conditions.</w:t>
        </w:r>
        <w:r w:rsidRPr="00EC6DE1">
          <w:rPr>
            <w:rFonts w:ascii="Verdana" w:eastAsia="Times New Roman" w:hAnsi="Verdana"/>
            <w:color w:val="222222"/>
            <w:sz w:val="18"/>
            <w:szCs w:val="18"/>
          </w:rPr>
          <w:br/>
          <w:t>7. Before once the detonators is joined together in the method of series circuit pattern, the firing cable is laid out in the opposite direction of blasting face.</w:t>
        </w:r>
        <w:r w:rsidRPr="00EC6DE1">
          <w:rPr>
            <w:rFonts w:ascii="Verdana" w:eastAsia="Times New Roman" w:hAnsi="Verdana"/>
            <w:color w:val="222222"/>
            <w:sz w:val="18"/>
            <w:szCs w:val="18"/>
          </w:rPr>
          <w:br/>
          <w:t>8. Maximum 12 blasts per week (Maximum 3 blasts per blasting day &amp; maximum 4 blasting days per week) would be carried out.</w:t>
        </w:r>
        <w:r w:rsidRPr="00EC6DE1">
          <w:rPr>
            <w:rFonts w:ascii="Verdana" w:eastAsia="Times New Roman" w:hAnsi="Verdana"/>
            <w:color w:val="222222"/>
            <w:sz w:val="18"/>
            <w:szCs w:val="18"/>
          </w:rPr>
          <w:br/>
          <w:t>9. In blasting operation, the air blast over pressure level would not be exceeded 105dB.</w:t>
        </w:r>
        <w:r w:rsidRPr="00EC6DE1">
          <w:rPr>
            <w:rFonts w:ascii="Verdana" w:eastAsia="Times New Roman" w:hAnsi="Verdana"/>
            <w:color w:val="222222"/>
            <w:sz w:val="18"/>
            <w:szCs w:val="18"/>
          </w:rPr>
          <w:br/>
          <w:t>10. Time of blasting would be 9.00h – 17.00h on week days except public holidays.</w:t>
        </w:r>
        <w:r w:rsidRPr="00EC6DE1">
          <w:rPr>
            <w:rFonts w:ascii="Verdana" w:eastAsia="Times New Roman" w:hAnsi="Verdana"/>
            <w:color w:val="222222"/>
            <w:sz w:val="18"/>
            <w:szCs w:val="18"/>
          </w:rPr>
          <w:br/>
          <w:t>11. 30 minutes before the firing, people in surrounding area would be alerted to move away from the blasting perimeter and into the designated safe area. This would be done using a hand speaker.</w:t>
        </w:r>
        <w:r w:rsidRPr="00EC6DE1">
          <w:rPr>
            <w:rFonts w:ascii="Verdana" w:eastAsia="Times New Roman" w:hAnsi="Verdana"/>
            <w:color w:val="222222"/>
            <w:sz w:val="18"/>
            <w:szCs w:val="18"/>
          </w:rPr>
          <w:br/>
          <w:t>12. Sentries would be posted with red flags, to safe designated area where people will     be gathered. Strict instructions would be adhered and no one would be allowed to enter the area until the all clear signal are sounded.</w:t>
        </w:r>
      </w:ins>
    </w:p>
    <w:p w:rsidR="00EC6DE1" w:rsidRDefault="00EC6DE1" w:rsidP="00EC6DE1">
      <w:pPr>
        <w:shd w:val="clear" w:color="auto" w:fill="FFFFFF"/>
        <w:spacing w:line="300" w:lineRule="atLeast"/>
        <w:rPr>
          <w:rFonts w:ascii="Verdana" w:eastAsia="Times New Roman" w:hAnsi="Verdana"/>
          <w:color w:val="222222"/>
          <w:sz w:val="18"/>
          <w:szCs w:val="18"/>
        </w:rPr>
      </w:pPr>
      <w:r w:rsidRPr="00EC6DE1">
        <w:rPr>
          <w:rFonts w:ascii="Verdana" w:eastAsia="Times New Roman" w:hAnsi="Verdana"/>
          <w:color w:val="222222"/>
          <w:sz w:val="18"/>
          <w:szCs w:val="18"/>
        </w:rPr>
        <w:pict/>
      </w:r>
      <w:r w:rsidRPr="00EC6DE1">
        <w:rPr>
          <w:rFonts w:ascii="Verdana" w:eastAsia="Times New Roman" w:hAnsi="Verdana"/>
          <w:color w:val="222222"/>
          <w:sz w:val="18"/>
          <w:szCs w:val="18"/>
        </w:rPr>
        <w:pict/>
      </w:r>
      <w:ins w:id="63" w:author="Unknown">
        <w:r w:rsidRPr="00EC6DE1">
          <w:rPr>
            <w:rFonts w:ascii="Verdana" w:eastAsia="Times New Roman" w:hAnsi="Verdana"/>
            <w:color w:val="222222"/>
            <w:sz w:val="18"/>
            <w:szCs w:val="18"/>
          </w:rPr>
          <w:br/>
          <w:t>13. After the blasting, quarry face would be checked up for misfired.</w:t>
        </w:r>
        <w:r w:rsidRPr="00EC6DE1">
          <w:rPr>
            <w:rFonts w:ascii="Verdana" w:eastAsia="Times New Roman" w:hAnsi="Verdana"/>
            <w:color w:val="222222"/>
            <w:sz w:val="18"/>
            <w:szCs w:val="18"/>
          </w:rPr>
          <w:br/>
          <w:t xml:space="preserve">14. The houses in the vicinity would be checked up for any mishaps, damages or </w:t>
        </w:r>
        <w:r w:rsidRPr="00EC6DE1">
          <w:rPr>
            <w:rFonts w:ascii="Verdana" w:eastAsia="Times New Roman" w:hAnsi="Verdana"/>
            <w:color w:val="009900"/>
            <w:sz w:val="18"/>
            <w:u w:val="single"/>
          </w:rPr>
          <w:t>injuries</w:t>
        </w:r>
        <w:r w:rsidRPr="00EC6DE1">
          <w:rPr>
            <w:rFonts w:ascii="Verdana" w:eastAsia="Times New Roman" w:hAnsi="Verdana"/>
            <w:color w:val="222222"/>
            <w:sz w:val="18"/>
            <w:szCs w:val="18"/>
          </w:rPr>
          <w:t xml:space="preserve"> to persons or property.</w:t>
        </w:r>
      </w:ins>
    </w:p>
    <w:p w:rsidR="00EC6DE1" w:rsidRDefault="00EC6DE1" w:rsidP="00EC6DE1">
      <w:pPr>
        <w:shd w:val="clear" w:color="auto" w:fill="FFFFFF"/>
        <w:spacing w:line="300" w:lineRule="atLeast"/>
        <w:rPr>
          <w:rFonts w:ascii="Verdana" w:eastAsia="Times New Roman" w:hAnsi="Verdana"/>
          <w:color w:val="222222"/>
          <w:sz w:val="18"/>
          <w:szCs w:val="18"/>
        </w:rPr>
      </w:pPr>
    </w:p>
    <w:p w:rsidR="00EC6DE1" w:rsidRDefault="00EC6DE1" w:rsidP="00EC6DE1">
      <w:pPr>
        <w:shd w:val="clear" w:color="auto" w:fill="FFFFFF"/>
        <w:spacing w:line="300" w:lineRule="atLeast"/>
        <w:rPr>
          <w:rFonts w:ascii="Verdana" w:eastAsia="Times New Roman" w:hAnsi="Verdana"/>
          <w:color w:val="222222"/>
          <w:sz w:val="18"/>
          <w:szCs w:val="18"/>
        </w:rPr>
      </w:pPr>
      <w:r>
        <w:rPr>
          <w:rFonts w:ascii="Verdana" w:eastAsia="Times New Roman" w:hAnsi="Verdana"/>
          <w:noProof/>
          <w:color w:val="222222"/>
          <w:sz w:val="18"/>
          <w:szCs w:val="18"/>
        </w:rPr>
        <w:drawing>
          <wp:inline distT="0" distB="0" distL="0" distR="0">
            <wp:extent cx="3112913" cy="9105900"/>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srcRect/>
                    <a:stretch>
                      <a:fillRect/>
                    </a:stretch>
                  </pic:blipFill>
                  <pic:spPr bwMode="auto">
                    <a:xfrm>
                      <a:off x="0" y="0"/>
                      <a:ext cx="3112926" cy="9105937"/>
                    </a:xfrm>
                    <a:prstGeom prst="rect">
                      <a:avLst/>
                    </a:prstGeom>
                    <a:noFill/>
                    <a:ln w="9525">
                      <a:noFill/>
                      <a:miter lim="800000"/>
                      <a:headEnd/>
                      <a:tailEnd/>
                    </a:ln>
                  </pic:spPr>
                </pic:pic>
              </a:graphicData>
            </a:graphic>
          </wp:inline>
        </w:drawing>
      </w:r>
    </w:p>
    <w:p w:rsidR="007D21EA" w:rsidRDefault="007D21EA" w:rsidP="007D21EA">
      <w:pPr>
        <w:shd w:val="clear" w:color="auto" w:fill="FFFFFF"/>
        <w:spacing w:line="300" w:lineRule="atLeast"/>
        <w:rPr>
          <w:rFonts w:ascii="Verdana" w:eastAsia="Times New Roman" w:hAnsi="Verdana"/>
          <w:color w:val="222222"/>
          <w:sz w:val="18"/>
          <w:szCs w:val="18"/>
        </w:rPr>
      </w:pPr>
    </w:p>
    <w:p w:rsidR="000A56FF" w:rsidRDefault="000A56FF" w:rsidP="007D21EA">
      <w:pPr>
        <w:shd w:val="clear" w:color="auto" w:fill="FFFFFF"/>
        <w:spacing w:line="300" w:lineRule="atLeast"/>
        <w:rPr>
          <w:rFonts w:ascii="Verdana" w:eastAsia="Times New Roman" w:hAnsi="Verdana"/>
          <w:color w:val="222222"/>
          <w:sz w:val="18"/>
          <w:szCs w:val="18"/>
        </w:rPr>
      </w:pPr>
    </w:p>
    <w:p w:rsidR="00126664" w:rsidRPr="00126664" w:rsidRDefault="00126664" w:rsidP="00126664">
      <w:pPr>
        <w:shd w:val="clear" w:color="auto" w:fill="FFFFFF"/>
        <w:spacing w:after="150" w:line="300" w:lineRule="atLeast"/>
        <w:outlineLvl w:val="1"/>
        <w:rPr>
          <w:rFonts w:ascii="Arial" w:eastAsia="Times New Roman" w:hAnsi="Arial" w:cs="Arial"/>
          <w:color w:val="202020"/>
          <w:kern w:val="36"/>
          <w:sz w:val="27"/>
          <w:szCs w:val="27"/>
        </w:rPr>
      </w:pPr>
      <w:r w:rsidRPr="00126664">
        <w:rPr>
          <w:rFonts w:ascii="Arial" w:eastAsia="Times New Roman" w:hAnsi="Arial" w:cs="Arial"/>
          <w:color w:val="202020"/>
          <w:kern w:val="36"/>
          <w:sz w:val="27"/>
          <w:szCs w:val="27"/>
        </w:rPr>
        <w:t>Shoulder Preparation</w:t>
      </w:r>
    </w:p>
    <w:p w:rsidR="00126664" w:rsidRPr="00126664" w:rsidRDefault="00126664" w:rsidP="00126664">
      <w:pPr>
        <w:shd w:val="clear" w:color="auto" w:fill="FFFFFF"/>
        <w:spacing w:line="300" w:lineRule="atLeast"/>
        <w:rPr>
          <w:rFonts w:ascii="Verdana" w:eastAsia="Times New Roman" w:hAnsi="Verdana"/>
          <w:color w:val="222222"/>
          <w:sz w:val="18"/>
          <w:szCs w:val="18"/>
        </w:rPr>
      </w:pPr>
      <w:r w:rsidRPr="00126664">
        <w:rPr>
          <w:rFonts w:ascii="Verdana" w:eastAsia="Times New Roman" w:hAnsi="Verdana"/>
          <w:color w:val="222222"/>
          <w:sz w:val="18"/>
          <w:szCs w:val="18"/>
        </w:rPr>
        <w:t>November 6, 2010</w:t>
      </w:r>
    </w:p>
    <w:p w:rsidR="00126664" w:rsidRPr="00126664" w:rsidRDefault="00126664" w:rsidP="00126664">
      <w:pPr>
        <w:shd w:val="clear" w:color="auto" w:fill="FFFFFF"/>
        <w:spacing w:line="300" w:lineRule="atLeast"/>
        <w:rPr>
          <w:rFonts w:ascii="Verdana" w:eastAsia="Times New Roman" w:hAnsi="Verdana"/>
          <w:color w:val="222222"/>
          <w:sz w:val="18"/>
          <w:szCs w:val="18"/>
        </w:rPr>
      </w:pPr>
      <w:r w:rsidRPr="00126664">
        <w:rPr>
          <w:rFonts w:ascii="Verdana" w:eastAsia="Times New Roman" w:hAnsi="Verdana"/>
          <w:b/>
          <w:bCs/>
          <w:color w:val="222222"/>
          <w:sz w:val="18"/>
        </w:rPr>
        <w:t>1.0 Introduction</w:t>
      </w:r>
      <w:r w:rsidRPr="00126664">
        <w:rPr>
          <w:rFonts w:ascii="Verdana" w:eastAsia="Times New Roman" w:hAnsi="Verdana"/>
          <w:color w:val="222222"/>
          <w:sz w:val="18"/>
          <w:szCs w:val="18"/>
        </w:rPr>
        <w:br/>
        <w:t xml:space="preserve">Shoulder construction would be carried out according to the designed cross sections and this work shall consist of </w:t>
      </w:r>
      <w:r w:rsidRPr="00126664">
        <w:rPr>
          <w:rFonts w:ascii="Verdana" w:eastAsia="Times New Roman" w:hAnsi="Verdana"/>
          <w:color w:val="009900"/>
          <w:sz w:val="18"/>
          <w:u w:val="single"/>
        </w:rPr>
        <w:t>excavation</w:t>
      </w:r>
      <w:r w:rsidRPr="00126664">
        <w:rPr>
          <w:rFonts w:ascii="Verdana" w:eastAsia="Times New Roman" w:hAnsi="Verdana"/>
          <w:color w:val="222222"/>
          <w:sz w:val="18"/>
          <w:szCs w:val="18"/>
        </w:rPr>
        <w:t>, backfilling and the provision of shoulder filter drain.</w:t>
      </w:r>
      <w:r w:rsidRPr="00126664">
        <w:rPr>
          <w:rFonts w:ascii="Verdana" w:eastAsia="Times New Roman" w:hAnsi="Verdana"/>
          <w:color w:val="222222"/>
          <w:sz w:val="18"/>
          <w:szCs w:val="18"/>
        </w:rPr>
        <w:br/>
      </w:r>
      <w:r w:rsidRPr="00126664">
        <w:rPr>
          <w:rFonts w:ascii="Verdana" w:eastAsia="Times New Roman" w:hAnsi="Verdana"/>
          <w:b/>
          <w:bCs/>
          <w:color w:val="222222"/>
          <w:sz w:val="18"/>
          <w:szCs w:val="18"/>
        </w:rPr>
        <w:br/>
      </w:r>
      <w:r w:rsidRPr="00126664">
        <w:rPr>
          <w:rFonts w:ascii="Verdana" w:eastAsia="Times New Roman" w:hAnsi="Verdana"/>
          <w:b/>
          <w:bCs/>
          <w:color w:val="222222"/>
          <w:sz w:val="18"/>
        </w:rPr>
        <w:t>2.0 Abbreviation</w:t>
      </w:r>
      <w:r w:rsidRPr="00126664">
        <w:rPr>
          <w:rFonts w:ascii="Verdana" w:eastAsia="Times New Roman" w:hAnsi="Verdana"/>
          <w:color w:val="222222"/>
          <w:sz w:val="18"/>
          <w:szCs w:val="18"/>
        </w:rPr>
        <w:br/>
        <w:t>QAE    - Quality Assurance Engineer</w:t>
      </w:r>
      <w:r w:rsidRPr="00126664">
        <w:rPr>
          <w:rFonts w:ascii="Verdana" w:eastAsia="Times New Roman" w:hAnsi="Verdana"/>
          <w:color w:val="222222"/>
          <w:sz w:val="18"/>
          <w:szCs w:val="18"/>
        </w:rPr>
        <w:br/>
        <w:t>SE    - Site Engineer</w:t>
      </w:r>
      <w:r w:rsidRPr="00126664">
        <w:rPr>
          <w:rFonts w:ascii="Verdana" w:eastAsia="Times New Roman" w:hAnsi="Verdana"/>
          <w:color w:val="222222"/>
          <w:sz w:val="18"/>
          <w:szCs w:val="18"/>
        </w:rPr>
        <w:br/>
        <w:t>TO    - Technical Officer</w:t>
      </w:r>
      <w:r w:rsidRPr="00126664">
        <w:rPr>
          <w:rFonts w:ascii="Verdana" w:eastAsia="Times New Roman" w:hAnsi="Verdana"/>
          <w:color w:val="222222"/>
          <w:sz w:val="18"/>
          <w:szCs w:val="18"/>
        </w:rPr>
        <w:br/>
        <w:t>QAS    - Quality Assurance System</w:t>
      </w:r>
      <w:r w:rsidRPr="00126664">
        <w:rPr>
          <w:rFonts w:ascii="Verdana" w:eastAsia="Times New Roman" w:hAnsi="Verdana"/>
          <w:color w:val="222222"/>
          <w:sz w:val="18"/>
          <w:szCs w:val="18"/>
        </w:rPr>
        <w:br/>
        <w:t>ME    - Materials Engineer (Contractor</w:t>
      </w:r>
      <w:proofErr w:type="gramStart"/>
      <w:r w:rsidRPr="00126664">
        <w:rPr>
          <w:rFonts w:ascii="Verdana" w:eastAsia="Times New Roman" w:hAnsi="Verdana"/>
          <w:color w:val="222222"/>
          <w:sz w:val="18"/>
          <w:szCs w:val="18"/>
        </w:rPr>
        <w:t>)</w:t>
      </w:r>
      <w:proofErr w:type="gramEnd"/>
      <w:r w:rsidRPr="00126664">
        <w:rPr>
          <w:rFonts w:ascii="Verdana" w:eastAsia="Times New Roman" w:hAnsi="Verdana"/>
          <w:color w:val="222222"/>
          <w:sz w:val="18"/>
          <w:szCs w:val="18"/>
        </w:rPr>
        <w:br/>
      </w:r>
      <w:r w:rsidRPr="00126664">
        <w:rPr>
          <w:rFonts w:ascii="Verdana" w:eastAsia="Times New Roman" w:hAnsi="Verdana"/>
          <w:b/>
          <w:bCs/>
          <w:color w:val="222222"/>
          <w:sz w:val="18"/>
          <w:szCs w:val="18"/>
        </w:rPr>
        <w:br/>
      </w:r>
      <w:r w:rsidRPr="00126664">
        <w:rPr>
          <w:rFonts w:ascii="Verdana" w:eastAsia="Times New Roman" w:hAnsi="Verdana"/>
          <w:b/>
          <w:bCs/>
          <w:color w:val="222222"/>
          <w:sz w:val="18"/>
        </w:rPr>
        <w:t>3.0    Resource Allocation</w:t>
      </w:r>
    </w:p>
    <w:p w:rsidR="00126664" w:rsidRPr="00126664" w:rsidRDefault="00126664" w:rsidP="00126664">
      <w:pPr>
        <w:shd w:val="clear" w:color="auto" w:fill="FFFFFF"/>
        <w:spacing w:line="300" w:lineRule="atLeast"/>
        <w:rPr>
          <w:ins w:id="64" w:author="Unknown"/>
          <w:rFonts w:ascii="Verdana" w:eastAsia="Times New Roman" w:hAnsi="Verdana"/>
          <w:color w:val="222222"/>
          <w:sz w:val="18"/>
          <w:szCs w:val="18"/>
        </w:rPr>
      </w:pPr>
      <w:ins w:id="65" w:author="Unknown">
        <w:r w:rsidRPr="00126664">
          <w:rPr>
            <w:rFonts w:ascii="Verdana" w:eastAsia="Times New Roman" w:hAnsi="Verdana"/>
            <w:color w:val="222222"/>
            <w:sz w:val="18"/>
            <w:szCs w:val="18"/>
          </w:rPr>
          <w:pict/>
        </w:r>
      </w:ins>
      <w:r w:rsidRPr="00126664">
        <w:rPr>
          <w:rFonts w:ascii="Verdana" w:eastAsia="Times New Roman" w:hAnsi="Verdana"/>
          <w:color w:val="222222"/>
          <w:sz w:val="18"/>
          <w:szCs w:val="18"/>
        </w:rPr>
        <w:pict/>
      </w:r>
      <w:ins w:id="66" w:author="Unknown">
        <w:r w:rsidRPr="00126664">
          <w:rPr>
            <w:rFonts w:ascii="Verdana" w:eastAsia="Times New Roman" w:hAnsi="Verdana"/>
            <w:i/>
            <w:iCs/>
            <w:color w:val="222222"/>
            <w:sz w:val="18"/>
          </w:rPr>
          <w:t>3.1   Man Power</w:t>
        </w:r>
        <w:r w:rsidRPr="00126664">
          <w:rPr>
            <w:rFonts w:ascii="Verdana" w:eastAsia="Times New Roman" w:hAnsi="Verdana"/>
            <w:color w:val="222222"/>
            <w:sz w:val="18"/>
            <w:szCs w:val="18"/>
          </w:rPr>
          <w:br/>
          <w:t>• Site Engineer-01</w:t>
        </w:r>
        <w:r w:rsidRPr="00126664">
          <w:rPr>
            <w:rFonts w:ascii="Verdana" w:eastAsia="Times New Roman" w:hAnsi="Verdana"/>
            <w:color w:val="222222"/>
            <w:sz w:val="18"/>
            <w:szCs w:val="18"/>
          </w:rPr>
          <w:br/>
          <w:t>• Supervisor-01</w:t>
        </w:r>
        <w:r w:rsidRPr="00126664">
          <w:rPr>
            <w:rFonts w:ascii="Verdana" w:eastAsia="Times New Roman" w:hAnsi="Verdana"/>
            <w:color w:val="222222"/>
            <w:sz w:val="18"/>
            <w:szCs w:val="18"/>
          </w:rPr>
          <w:br/>
          <w:t xml:space="preserve">• Flagmen </w:t>
        </w:r>
        <w:proofErr w:type="gramStart"/>
        <w:r w:rsidRPr="00126664">
          <w:rPr>
            <w:rFonts w:ascii="Verdana" w:eastAsia="Times New Roman" w:hAnsi="Verdana"/>
            <w:color w:val="222222"/>
            <w:sz w:val="18"/>
            <w:szCs w:val="18"/>
          </w:rPr>
          <w:t>( If</w:t>
        </w:r>
        <w:proofErr w:type="gramEnd"/>
        <w:r w:rsidRPr="00126664">
          <w:rPr>
            <w:rFonts w:ascii="Verdana" w:eastAsia="Times New Roman" w:hAnsi="Verdana"/>
            <w:color w:val="222222"/>
            <w:sz w:val="18"/>
            <w:szCs w:val="18"/>
          </w:rPr>
          <w:t xml:space="preserve"> necessary)-02</w:t>
        </w:r>
        <w:r w:rsidRPr="00126664">
          <w:rPr>
            <w:rFonts w:ascii="Verdana" w:eastAsia="Times New Roman" w:hAnsi="Verdana"/>
            <w:color w:val="222222"/>
            <w:sz w:val="18"/>
            <w:szCs w:val="18"/>
          </w:rPr>
          <w:br/>
          <w:t>• Surveyor-01</w:t>
        </w:r>
        <w:r w:rsidRPr="00126664">
          <w:rPr>
            <w:rFonts w:ascii="Verdana" w:eastAsia="Times New Roman" w:hAnsi="Verdana"/>
            <w:color w:val="222222"/>
            <w:sz w:val="18"/>
            <w:szCs w:val="18"/>
          </w:rPr>
          <w:br/>
          <w:t>• Surveyor helpers-05</w:t>
        </w:r>
        <w:r w:rsidRPr="00126664">
          <w:rPr>
            <w:rFonts w:ascii="Verdana" w:eastAsia="Times New Roman" w:hAnsi="Verdana"/>
            <w:color w:val="222222"/>
            <w:sz w:val="18"/>
            <w:szCs w:val="18"/>
          </w:rPr>
          <w:br/>
          <w:t>• SK/USK  labours-08</w:t>
        </w:r>
        <w:r w:rsidRPr="00126664">
          <w:rPr>
            <w:rFonts w:ascii="Verdana" w:eastAsia="Times New Roman" w:hAnsi="Verdana"/>
            <w:color w:val="222222"/>
            <w:sz w:val="18"/>
            <w:szCs w:val="18"/>
          </w:rPr>
          <w:br/>
          <w:t>• Operators- As required</w:t>
        </w:r>
        <w:r w:rsidRPr="00126664">
          <w:rPr>
            <w:rFonts w:ascii="Verdana" w:eastAsia="Times New Roman" w:hAnsi="Verdana"/>
            <w:color w:val="222222"/>
            <w:sz w:val="18"/>
            <w:szCs w:val="18"/>
          </w:rPr>
          <w:br/>
        </w:r>
        <w:r w:rsidRPr="00126664">
          <w:rPr>
            <w:rFonts w:ascii="Verdana" w:eastAsia="Times New Roman" w:hAnsi="Verdana"/>
            <w:i/>
            <w:iCs/>
            <w:color w:val="222222"/>
            <w:sz w:val="18"/>
            <w:szCs w:val="18"/>
          </w:rPr>
          <w:br/>
        </w:r>
        <w:r w:rsidRPr="00126664">
          <w:rPr>
            <w:rFonts w:ascii="Verdana" w:eastAsia="Times New Roman" w:hAnsi="Verdana"/>
            <w:i/>
            <w:iCs/>
            <w:color w:val="222222"/>
            <w:sz w:val="18"/>
          </w:rPr>
          <w:t>3.2   Equipment &amp; Tools</w:t>
        </w:r>
        <w:r w:rsidRPr="00126664">
          <w:rPr>
            <w:rFonts w:ascii="Verdana" w:eastAsia="Times New Roman" w:hAnsi="Verdana"/>
            <w:color w:val="222222"/>
            <w:sz w:val="18"/>
            <w:szCs w:val="18"/>
          </w:rPr>
          <w:br/>
          <w:t>•    Back-hoe loader</w:t>
        </w:r>
        <w:r w:rsidRPr="00126664">
          <w:rPr>
            <w:rFonts w:ascii="Verdana" w:eastAsia="Times New Roman" w:hAnsi="Verdana"/>
            <w:color w:val="222222"/>
            <w:sz w:val="18"/>
            <w:szCs w:val="18"/>
          </w:rPr>
          <w:br/>
          <w:t>•    Wheel Loader( If necessary)</w:t>
        </w:r>
        <w:r w:rsidRPr="00126664">
          <w:rPr>
            <w:rFonts w:ascii="Verdana" w:eastAsia="Times New Roman" w:hAnsi="Verdana"/>
            <w:color w:val="222222"/>
            <w:sz w:val="18"/>
            <w:szCs w:val="18"/>
          </w:rPr>
          <w:br/>
          <w:t xml:space="preserve">•    Dump </w:t>
        </w:r>
        <w:r w:rsidRPr="00126664">
          <w:rPr>
            <w:rFonts w:ascii="Verdana" w:eastAsia="Times New Roman" w:hAnsi="Verdana"/>
            <w:color w:val="009900"/>
            <w:sz w:val="18"/>
            <w:u w:val="single"/>
          </w:rPr>
          <w:t>trucks</w:t>
        </w:r>
        <w:r w:rsidRPr="00126664">
          <w:rPr>
            <w:rFonts w:ascii="Verdana" w:eastAsia="Times New Roman" w:hAnsi="Verdana"/>
            <w:color w:val="222222"/>
            <w:sz w:val="18"/>
            <w:szCs w:val="18"/>
          </w:rPr>
          <w:t>(15 tons)</w:t>
        </w:r>
        <w:r w:rsidRPr="00126664">
          <w:rPr>
            <w:rFonts w:ascii="Verdana" w:eastAsia="Times New Roman" w:hAnsi="Verdana"/>
            <w:color w:val="222222"/>
            <w:sz w:val="18"/>
            <w:szCs w:val="18"/>
          </w:rPr>
          <w:br/>
          <w:t>•    Rammers</w:t>
        </w:r>
        <w:r w:rsidRPr="00126664">
          <w:rPr>
            <w:rFonts w:ascii="Verdana" w:eastAsia="Times New Roman" w:hAnsi="Verdana"/>
            <w:color w:val="222222"/>
            <w:sz w:val="18"/>
            <w:szCs w:val="18"/>
          </w:rPr>
          <w:br/>
          <w:t>•    Compacting rollers</w:t>
        </w:r>
        <w:r w:rsidRPr="00126664">
          <w:rPr>
            <w:rFonts w:ascii="Verdana" w:eastAsia="Times New Roman" w:hAnsi="Verdana"/>
            <w:color w:val="222222"/>
            <w:sz w:val="18"/>
            <w:szCs w:val="18"/>
          </w:rPr>
          <w:br/>
          <w:t>•    Level instrument</w:t>
        </w:r>
        <w:r w:rsidRPr="00126664">
          <w:rPr>
            <w:rFonts w:ascii="Verdana" w:eastAsia="Times New Roman" w:hAnsi="Verdana"/>
            <w:color w:val="222222"/>
            <w:sz w:val="18"/>
            <w:szCs w:val="18"/>
          </w:rPr>
          <w:br/>
          <w:t>•    Mortar pans</w:t>
        </w:r>
        <w:r w:rsidRPr="00126664">
          <w:rPr>
            <w:rFonts w:ascii="Verdana" w:eastAsia="Times New Roman" w:hAnsi="Verdana"/>
            <w:color w:val="222222"/>
            <w:sz w:val="18"/>
            <w:szCs w:val="18"/>
          </w:rPr>
          <w:br/>
          <w:t>•    </w:t>
        </w:r>
        <w:proofErr w:type="spellStart"/>
        <w:r w:rsidRPr="00126664">
          <w:rPr>
            <w:rFonts w:ascii="Verdana" w:eastAsia="Times New Roman" w:hAnsi="Verdana"/>
            <w:color w:val="222222"/>
            <w:sz w:val="18"/>
            <w:szCs w:val="18"/>
          </w:rPr>
          <w:t>Mamoties</w:t>
        </w:r>
        <w:proofErr w:type="spellEnd"/>
        <w:r w:rsidRPr="00126664">
          <w:rPr>
            <w:rFonts w:ascii="Verdana" w:eastAsia="Times New Roman" w:hAnsi="Verdana"/>
            <w:color w:val="222222"/>
            <w:sz w:val="18"/>
            <w:szCs w:val="18"/>
          </w:rPr>
          <w:br/>
          <w:t>•    Pick axes</w:t>
        </w:r>
        <w:r w:rsidRPr="00126664">
          <w:rPr>
            <w:rFonts w:ascii="Verdana" w:eastAsia="Times New Roman" w:hAnsi="Verdana"/>
            <w:color w:val="222222"/>
            <w:sz w:val="18"/>
            <w:szCs w:val="18"/>
          </w:rPr>
          <w:br/>
          <w:t>•    Crow-bars</w:t>
        </w:r>
        <w:r w:rsidRPr="00126664">
          <w:rPr>
            <w:rFonts w:ascii="Verdana" w:eastAsia="Times New Roman" w:hAnsi="Verdana"/>
            <w:color w:val="222222"/>
            <w:sz w:val="18"/>
            <w:szCs w:val="18"/>
          </w:rPr>
          <w:br/>
          <w:t>•    Wheel barrows</w:t>
        </w:r>
        <w:r w:rsidRPr="00126664">
          <w:rPr>
            <w:rFonts w:ascii="Verdana" w:eastAsia="Times New Roman" w:hAnsi="Verdana"/>
            <w:color w:val="222222"/>
            <w:sz w:val="18"/>
            <w:szCs w:val="18"/>
          </w:rPr>
          <w:br/>
          <w:t>•    Shovels</w:t>
        </w:r>
      </w:ins>
    </w:p>
    <w:p w:rsidR="00126664" w:rsidRPr="00126664" w:rsidRDefault="00126664" w:rsidP="00126664">
      <w:pPr>
        <w:shd w:val="clear" w:color="auto" w:fill="FFFFFF"/>
        <w:spacing w:line="300" w:lineRule="atLeast"/>
        <w:rPr>
          <w:ins w:id="67" w:author="Unknown"/>
          <w:rFonts w:ascii="Verdana" w:eastAsia="Times New Roman" w:hAnsi="Verdana"/>
          <w:color w:val="222222"/>
          <w:sz w:val="18"/>
          <w:szCs w:val="18"/>
        </w:rPr>
      </w:pPr>
      <w:ins w:id="68" w:author="Unknown">
        <w:r w:rsidRPr="00126664">
          <w:rPr>
            <w:rFonts w:ascii="Verdana" w:eastAsia="Times New Roman" w:hAnsi="Verdana"/>
            <w:color w:val="222222"/>
            <w:sz w:val="18"/>
            <w:szCs w:val="18"/>
          </w:rPr>
          <w:t>4.0 Quality Control Procedures</w:t>
        </w:r>
      </w:ins>
    </w:p>
    <w:p w:rsidR="00126664" w:rsidRPr="00126664" w:rsidRDefault="00126664" w:rsidP="00126664">
      <w:pPr>
        <w:shd w:val="clear" w:color="auto" w:fill="FFFFFF"/>
        <w:spacing w:line="300" w:lineRule="atLeast"/>
        <w:rPr>
          <w:ins w:id="69" w:author="Unknown"/>
          <w:rFonts w:ascii="Verdana" w:eastAsia="Times New Roman" w:hAnsi="Verdana"/>
          <w:color w:val="222222"/>
          <w:sz w:val="18"/>
          <w:szCs w:val="18"/>
        </w:rPr>
      </w:pPr>
      <w:ins w:id="70" w:author="Unknown">
        <w:r w:rsidRPr="00126664">
          <w:rPr>
            <w:rFonts w:ascii="Verdana" w:eastAsia="Times New Roman" w:hAnsi="Verdana"/>
            <w:color w:val="222222"/>
            <w:sz w:val="18"/>
            <w:szCs w:val="18"/>
          </w:rPr>
          <w:t xml:space="preserve">4.1 </w:t>
        </w:r>
        <w:r w:rsidRPr="00126664">
          <w:rPr>
            <w:rFonts w:ascii="Verdana" w:eastAsia="Times New Roman" w:hAnsi="Verdana"/>
            <w:color w:val="009900"/>
            <w:sz w:val="18"/>
            <w:u w:val="single"/>
          </w:rPr>
          <w:t>Sampling</w:t>
        </w:r>
        <w:r w:rsidRPr="00126664">
          <w:rPr>
            <w:rFonts w:ascii="Verdana" w:eastAsia="Times New Roman" w:hAnsi="Verdana"/>
            <w:color w:val="222222"/>
            <w:sz w:val="18"/>
            <w:szCs w:val="18"/>
          </w:rPr>
          <w:t xml:space="preserve"> and testing</w:t>
        </w:r>
        <w:r w:rsidRPr="00126664">
          <w:rPr>
            <w:rFonts w:ascii="Verdana" w:eastAsia="Times New Roman" w:hAnsi="Verdana"/>
            <w:color w:val="222222"/>
            <w:sz w:val="18"/>
            <w:szCs w:val="18"/>
          </w:rPr>
          <w:br/>
          <w:t>Shoulder material</w:t>
        </w:r>
        <w:proofErr w:type="gramStart"/>
        <w:r w:rsidRPr="00126664">
          <w:rPr>
            <w:rFonts w:ascii="Verdana" w:eastAsia="Times New Roman" w:hAnsi="Verdana"/>
            <w:color w:val="222222"/>
            <w:sz w:val="18"/>
            <w:szCs w:val="18"/>
          </w:rPr>
          <w:t>:</w:t>
        </w:r>
        <w:proofErr w:type="gramEnd"/>
        <w:r w:rsidRPr="00126664">
          <w:rPr>
            <w:rFonts w:ascii="Verdana" w:eastAsia="Times New Roman" w:hAnsi="Verdana"/>
            <w:color w:val="222222"/>
            <w:sz w:val="18"/>
            <w:szCs w:val="18"/>
          </w:rPr>
          <w:br/>
        </w:r>
        <w:r w:rsidRPr="00126664">
          <w:rPr>
            <w:rFonts w:ascii="Verdana" w:eastAsia="Times New Roman" w:hAnsi="Verdana"/>
            <w:color w:val="009900"/>
            <w:sz w:val="18"/>
            <w:u w:val="single"/>
          </w:rPr>
          <w:t>Samples</w:t>
        </w:r>
        <w:r w:rsidRPr="00126664">
          <w:rPr>
            <w:rFonts w:ascii="Verdana" w:eastAsia="Times New Roman" w:hAnsi="Verdana"/>
            <w:color w:val="222222"/>
            <w:sz w:val="18"/>
            <w:szCs w:val="18"/>
          </w:rPr>
          <w:t xml:space="preserve"> of soil would be taken from the locations approved by the Engineer and those samples would be placed in a polythene bag providing identification tag. All required tests would be carried out in the </w:t>
        </w:r>
        <w:r w:rsidRPr="00126664">
          <w:rPr>
            <w:rFonts w:ascii="Verdana" w:eastAsia="Times New Roman" w:hAnsi="Verdana"/>
            <w:color w:val="009900"/>
            <w:sz w:val="18"/>
            <w:u w:val="single"/>
          </w:rPr>
          <w:t>materials testing laboratory</w:t>
        </w:r>
        <w:r w:rsidRPr="00126664">
          <w:rPr>
            <w:rFonts w:ascii="Verdana" w:eastAsia="Times New Roman" w:hAnsi="Verdana"/>
            <w:color w:val="222222"/>
            <w:sz w:val="18"/>
            <w:szCs w:val="18"/>
          </w:rPr>
          <w:t xml:space="preserve"> according to the frequencies specified in the technical specification to confirm whether the material is suitable to be used as shoulder materials. Required test would be carried out after placing and compacting to check the degree of compaction.</w:t>
        </w:r>
      </w:ins>
    </w:p>
    <w:p w:rsidR="00126664" w:rsidRPr="00126664" w:rsidRDefault="00126664" w:rsidP="00126664">
      <w:pPr>
        <w:shd w:val="clear" w:color="auto" w:fill="FFFFFF"/>
        <w:spacing w:line="300" w:lineRule="atLeast"/>
        <w:rPr>
          <w:ins w:id="71" w:author="Unknown"/>
          <w:rFonts w:ascii="Verdana" w:eastAsia="Times New Roman" w:hAnsi="Verdana"/>
          <w:color w:val="222222"/>
          <w:sz w:val="18"/>
          <w:szCs w:val="18"/>
        </w:rPr>
      </w:pPr>
      <w:ins w:id="72" w:author="Unknown">
        <w:r w:rsidRPr="00126664">
          <w:rPr>
            <w:rFonts w:ascii="Verdana" w:eastAsia="Times New Roman" w:hAnsi="Verdana"/>
            <w:color w:val="222222"/>
            <w:sz w:val="18"/>
            <w:szCs w:val="18"/>
          </w:rPr>
          <w:t xml:space="preserve">4.2 </w:t>
        </w:r>
        <w:r w:rsidRPr="00126664">
          <w:rPr>
            <w:rFonts w:ascii="Verdana" w:eastAsia="Times New Roman" w:hAnsi="Verdana"/>
            <w:color w:val="222222"/>
            <w:sz w:val="18"/>
            <w:szCs w:val="18"/>
          </w:rPr>
          <w:fldChar w:fldCharType="begin"/>
        </w:r>
        <w:r w:rsidRPr="00126664">
          <w:rPr>
            <w:rFonts w:ascii="Verdana" w:eastAsia="Times New Roman" w:hAnsi="Verdana"/>
            <w:color w:val="222222"/>
            <w:sz w:val="18"/>
            <w:szCs w:val="18"/>
          </w:rPr>
          <w:instrText xml:space="preserve"> HYPERLINK "http://goda02.com/inspection-check-list-shoulder-preparation/" </w:instrText>
        </w:r>
        <w:r w:rsidRPr="00126664">
          <w:rPr>
            <w:rFonts w:ascii="Verdana" w:eastAsia="Times New Roman" w:hAnsi="Verdana"/>
            <w:color w:val="222222"/>
            <w:sz w:val="18"/>
            <w:szCs w:val="18"/>
          </w:rPr>
          <w:fldChar w:fldCharType="separate"/>
        </w:r>
        <w:r w:rsidRPr="00126664">
          <w:rPr>
            <w:rFonts w:ascii="Verdana" w:eastAsia="Times New Roman" w:hAnsi="Verdana"/>
            <w:color w:val="D51515"/>
            <w:sz w:val="18"/>
          </w:rPr>
          <w:t>Inspection Check list</w:t>
        </w:r>
        <w:r w:rsidRPr="00126664">
          <w:rPr>
            <w:rFonts w:ascii="Verdana" w:eastAsia="Times New Roman" w:hAnsi="Verdana"/>
            <w:color w:val="222222"/>
            <w:sz w:val="18"/>
            <w:szCs w:val="18"/>
          </w:rPr>
          <w:fldChar w:fldCharType="end"/>
        </w:r>
        <w:r w:rsidRPr="00126664">
          <w:rPr>
            <w:rFonts w:ascii="Verdana" w:eastAsia="Times New Roman" w:hAnsi="Verdana"/>
            <w:color w:val="222222"/>
            <w:sz w:val="18"/>
            <w:szCs w:val="18"/>
          </w:rPr>
          <w:br/>
        </w:r>
        <w:proofErr w:type="gramStart"/>
        <w:r w:rsidRPr="00126664">
          <w:rPr>
            <w:rFonts w:ascii="Verdana" w:eastAsia="Times New Roman" w:hAnsi="Verdana"/>
            <w:color w:val="222222"/>
            <w:sz w:val="18"/>
            <w:szCs w:val="18"/>
          </w:rPr>
          <w:t>To</w:t>
        </w:r>
        <w:proofErr w:type="gramEnd"/>
        <w:r w:rsidRPr="00126664">
          <w:rPr>
            <w:rFonts w:ascii="Verdana" w:eastAsia="Times New Roman" w:hAnsi="Verdana"/>
            <w:color w:val="222222"/>
            <w:sz w:val="18"/>
            <w:szCs w:val="18"/>
          </w:rPr>
          <w:t xml:space="preserve"> ensure that the all activities being performed with the expected quality, an </w:t>
        </w:r>
        <w:r w:rsidRPr="00126664">
          <w:rPr>
            <w:rFonts w:ascii="Verdana" w:eastAsia="Times New Roman" w:hAnsi="Verdana"/>
            <w:color w:val="222222"/>
            <w:sz w:val="18"/>
            <w:szCs w:val="18"/>
          </w:rPr>
          <w:lastRenderedPageBreak/>
          <w:t xml:space="preserve">inspection check list would be filled by the person in charge for the shoulder construction in case of preconstruction, during construction. The </w:t>
        </w:r>
        <w:r w:rsidRPr="00126664">
          <w:rPr>
            <w:rFonts w:ascii="Verdana" w:eastAsia="Times New Roman" w:hAnsi="Verdana"/>
            <w:color w:val="222222"/>
            <w:sz w:val="18"/>
            <w:szCs w:val="18"/>
          </w:rPr>
          <w:fldChar w:fldCharType="begin"/>
        </w:r>
        <w:r w:rsidRPr="00126664">
          <w:rPr>
            <w:rFonts w:ascii="Verdana" w:eastAsia="Times New Roman" w:hAnsi="Verdana"/>
            <w:color w:val="222222"/>
            <w:sz w:val="18"/>
            <w:szCs w:val="18"/>
          </w:rPr>
          <w:instrText xml:space="preserve"> HYPERLINK "http://goda02.com/inspection-check-list-shoulder-preparation/" </w:instrText>
        </w:r>
        <w:r w:rsidRPr="00126664">
          <w:rPr>
            <w:rFonts w:ascii="Verdana" w:eastAsia="Times New Roman" w:hAnsi="Verdana"/>
            <w:color w:val="222222"/>
            <w:sz w:val="18"/>
            <w:szCs w:val="18"/>
          </w:rPr>
          <w:fldChar w:fldCharType="separate"/>
        </w:r>
        <w:r w:rsidRPr="00126664">
          <w:rPr>
            <w:rFonts w:ascii="Verdana" w:eastAsia="Times New Roman" w:hAnsi="Verdana"/>
            <w:color w:val="D51515"/>
            <w:sz w:val="18"/>
          </w:rPr>
          <w:t>inspection check list</w:t>
        </w:r>
        <w:r w:rsidRPr="00126664">
          <w:rPr>
            <w:rFonts w:ascii="Verdana" w:eastAsia="Times New Roman" w:hAnsi="Verdana"/>
            <w:color w:val="222222"/>
            <w:sz w:val="18"/>
            <w:szCs w:val="18"/>
          </w:rPr>
          <w:fldChar w:fldCharType="end"/>
        </w:r>
        <w:r w:rsidRPr="00126664">
          <w:rPr>
            <w:rFonts w:ascii="Verdana" w:eastAsia="Times New Roman" w:hAnsi="Verdana"/>
            <w:color w:val="222222"/>
            <w:sz w:val="18"/>
            <w:szCs w:val="18"/>
          </w:rPr>
          <w:t xml:space="preserve"> shall include the specific requirements, </w:t>
        </w:r>
        <w:r w:rsidRPr="00126664">
          <w:rPr>
            <w:rFonts w:ascii="Verdana" w:eastAsia="Times New Roman" w:hAnsi="Verdana"/>
            <w:color w:val="009900"/>
            <w:sz w:val="18"/>
            <w:u w:val="single"/>
          </w:rPr>
          <w:t>safety</w:t>
        </w:r>
        <w:r w:rsidRPr="00126664">
          <w:rPr>
            <w:rFonts w:ascii="Verdana" w:eastAsia="Times New Roman" w:hAnsi="Verdana"/>
            <w:color w:val="222222"/>
            <w:sz w:val="18"/>
            <w:szCs w:val="18"/>
          </w:rPr>
          <w:t xml:space="preserve"> and environmental measures.</w:t>
        </w:r>
      </w:ins>
    </w:p>
    <w:p w:rsidR="00126664" w:rsidRPr="00126664" w:rsidRDefault="00126664" w:rsidP="00126664">
      <w:pPr>
        <w:shd w:val="clear" w:color="auto" w:fill="FFFFFF"/>
        <w:spacing w:line="300" w:lineRule="atLeast"/>
        <w:rPr>
          <w:ins w:id="73" w:author="Unknown"/>
          <w:rFonts w:ascii="Verdana" w:eastAsia="Times New Roman" w:hAnsi="Verdana"/>
          <w:color w:val="222222"/>
          <w:sz w:val="18"/>
          <w:szCs w:val="18"/>
        </w:rPr>
      </w:pPr>
      <w:ins w:id="74" w:author="Unknown">
        <w:r w:rsidRPr="00126664">
          <w:rPr>
            <w:rFonts w:ascii="Verdana" w:eastAsia="Times New Roman" w:hAnsi="Verdana"/>
            <w:color w:val="222222"/>
            <w:sz w:val="18"/>
            <w:szCs w:val="18"/>
          </w:rPr>
          <w:t>4.3 Dimension Control</w:t>
        </w:r>
        <w:r w:rsidRPr="00126664">
          <w:rPr>
            <w:rFonts w:ascii="Verdana" w:eastAsia="Times New Roman" w:hAnsi="Verdana"/>
            <w:color w:val="222222"/>
            <w:sz w:val="18"/>
            <w:szCs w:val="18"/>
          </w:rPr>
          <w:br/>
          <w:t>Shoulder construction would be carried out according to the designed cross sections. The required slope, depth and length of the excavation would be properly maintained during construction and those requirements would be checked with the inspection check list.</w:t>
        </w:r>
      </w:ins>
    </w:p>
    <w:p w:rsidR="00126664" w:rsidRPr="00126664" w:rsidRDefault="00126664" w:rsidP="00126664">
      <w:pPr>
        <w:shd w:val="clear" w:color="auto" w:fill="FFFFFF"/>
        <w:spacing w:line="300" w:lineRule="atLeast"/>
        <w:rPr>
          <w:ins w:id="75" w:author="Unknown"/>
          <w:rFonts w:ascii="Verdana" w:eastAsia="Times New Roman" w:hAnsi="Verdana"/>
          <w:color w:val="222222"/>
          <w:sz w:val="18"/>
          <w:szCs w:val="18"/>
        </w:rPr>
      </w:pPr>
      <w:ins w:id="76" w:author="Unknown">
        <w:r w:rsidRPr="00126664">
          <w:rPr>
            <w:rFonts w:ascii="Verdana" w:eastAsia="Times New Roman" w:hAnsi="Verdana"/>
            <w:color w:val="222222"/>
            <w:sz w:val="18"/>
            <w:szCs w:val="18"/>
          </w:rPr>
          <w:pict/>
        </w:r>
      </w:ins>
      <w:r w:rsidRPr="00126664">
        <w:rPr>
          <w:rFonts w:ascii="Verdana" w:eastAsia="Times New Roman" w:hAnsi="Verdana"/>
          <w:color w:val="222222"/>
          <w:sz w:val="18"/>
          <w:szCs w:val="18"/>
        </w:rPr>
        <w:pict/>
      </w:r>
      <w:ins w:id="77" w:author="Unknown">
        <w:r w:rsidRPr="00126664">
          <w:rPr>
            <w:rFonts w:ascii="Verdana" w:eastAsia="Times New Roman" w:hAnsi="Verdana"/>
            <w:color w:val="222222"/>
            <w:sz w:val="18"/>
            <w:szCs w:val="18"/>
          </w:rPr>
          <w:t xml:space="preserve">5.0 </w:t>
        </w:r>
        <w:r w:rsidRPr="00126664">
          <w:rPr>
            <w:rFonts w:ascii="Verdana" w:eastAsia="Times New Roman" w:hAnsi="Verdana"/>
            <w:color w:val="222222"/>
            <w:sz w:val="18"/>
            <w:szCs w:val="18"/>
          </w:rPr>
          <w:fldChar w:fldCharType="begin"/>
        </w:r>
        <w:r w:rsidRPr="00126664">
          <w:rPr>
            <w:rFonts w:ascii="Verdana" w:eastAsia="Times New Roman" w:hAnsi="Verdana"/>
            <w:color w:val="222222"/>
            <w:sz w:val="18"/>
            <w:szCs w:val="18"/>
          </w:rPr>
          <w:instrText xml:space="preserve"> HYPERLINK "https://docs.google.com/fileview?id=0BzGG3BxQs9L1OGFhNzE3YjktNTA3Zi00NWU2LTlhYmEtN2MzNjdkMGYyY2Nj&amp;hl=en" </w:instrText>
        </w:r>
        <w:r w:rsidRPr="00126664">
          <w:rPr>
            <w:rFonts w:ascii="Verdana" w:eastAsia="Times New Roman" w:hAnsi="Verdana"/>
            <w:color w:val="222222"/>
            <w:sz w:val="18"/>
            <w:szCs w:val="18"/>
          </w:rPr>
          <w:fldChar w:fldCharType="separate"/>
        </w:r>
        <w:r w:rsidRPr="00126664">
          <w:rPr>
            <w:rFonts w:ascii="Verdana" w:eastAsia="Times New Roman" w:hAnsi="Verdana"/>
            <w:color w:val="D51515"/>
            <w:sz w:val="18"/>
          </w:rPr>
          <w:t>Methodology</w:t>
        </w:r>
        <w:r w:rsidRPr="00126664">
          <w:rPr>
            <w:rFonts w:ascii="Verdana" w:eastAsia="Times New Roman" w:hAnsi="Verdana"/>
            <w:color w:val="222222"/>
            <w:sz w:val="18"/>
            <w:szCs w:val="18"/>
          </w:rPr>
          <w:fldChar w:fldCharType="end"/>
        </w:r>
        <w:r w:rsidRPr="00126664">
          <w:rPr>
            <w:rFonts w:ascii="Verdana" w:eastAsia="Times New Roman" w:hAnsi="Verdana"/>
            <w:color w:val="222222"/>
            <w:sz w:val="18"/>
            <w:szCs w:val="18"/>
          </w:rPr>
          <w:br/>
          <w:t>5.1 Excavation for the Existing shoulder</w:t>
        </w:r>
        <w:r w:rsidRPr="00126664">
          <w:rPr>
            <w:rFonts w:ascii="Verdana" w:eastAsia="Times New Roman" w:hAnsi="Verdana"/>
            <w:color w:val="222222"/>
            <w:sz w:val="18"/>
            <w:szCs w:val="18"/>
          </w:rPr>
          <w:br/>
          <w:t xml:space="preserve">• Necessary excavation would be done using </w:t>
        </w:r>
        <w:r w:rsidRPr="00126664">
          <w:rPr>
            <w:rFonts w:ascii="Verdana" w:eastAsia="Times New Roman" w:hAnsi="Verdana"/>
            <w:color w:val="009900"/>
            <w:sz w:val="18"/>
            <w:u w:val="single"/>
          </w:rPr>
          <w:t>back hoe</w:t>
        </w:r>
        <w:r w:rsidRPr="00126664">
          <w:rPr>
            <w:rFonts w:ascii="Verdana" w:eastAsia="Times New Roman" w:hAnsi="Verdana"/>
            <w:color w:val="222222"/>
            <w:sz w:val="18"/>
            <w:szCs w:val="18"/>
          </w:rPr>
          <w:t xml:space="preserve"> loaders or manual means up to the required level.</w:t>
        </w:r>
        <w:r w:rsidRPr="00126664">
          <w:rPr>
            <w:rFonts w:ascii="Verdana" w:eastAsia="Times New Roman" w:hAnsi="Verdana"/>
            <w:color w:val="222222"/>
            <w:sz w:val="18"/>
            <w:szCs w:val="18"/>
          </w:rPr>
          <w:br/>
          <w:t>• Levels of excavation would be marked by the surveyor using pegs.</w:t>
        </w:r>
        <w:r w:rsidRPr="00126664">
          <w:rPr>
            <w:rFonts w:ascii="Verdana" w:eastAsia="Times New Roman" w:hAnsi="Verdana"/>
            <w:color w:val="222222"/>
            <w:sz w:val="18"/>
            <w:szCs w:val="18"/>
          </w:rPr>
          <w:br/>
          <w:t xml:space="preserve">• All the unsuitable materials would be disposed to approved </w:t>
        </w:r>
        <w:r w:rsidRPr="00126664">
          <w:rPr>
            <w:rFonts w:ascii="Verdana" w:eastAsia="Times New Roman" w:hAnsi="Verdana"/>
            <w:color w:val="009900"/>
            <w:sz w:val="18"/>
            <w:u w:val="single"/>
          </w:rPr>
          <w:t>location</w:t>
        </w:r>
        <w:r w:rsidRPr="00126664">
          <w:rPr>
            <w:rFonts w:ascii="Verdana" w:eastAsia="Times New Roman" w:hAnsi="Verdana"/>
            <w:color w:val="222222"/>
            <w:sz w:val="18"/>
            <w:szCs w:val="18"/>
          </w:rPr>
          <w:t xml:space="preserve"> or as directed by the Engineer.</w:t>
        </w:r>
      </w:ins>
    </w:p>
    <w:p w:rsidR="00126664" w:rsidRPr="00126664" w:rsidRDefault="00126664" w:rsidP="00126664">
      <w:pPr>
        <w:shd w:val="clear" w:color="auto" w:fill="FFFFFF"/>
        <w:spacing w:line="300" w:lineRule="atLeast"/>
        <w:rPr>
          <w:ins w:id="78" w:author="Unknown"/>
          <w:rFonts w:ascii="Verdana" w:eastAsia="Times New Roman" w:hAnsi="Verdana"/>
          <w:color w:val="222222"/>
          <w:sz w:val="18"/>
          <w:szCs w:val="18"/>
        </w:rPr>
      </w:pPr>
      <w:ins w:id="79" w:author="Unknown">
        <w:r w:rsidRPr="00126664">
          <w:rPr>
            <w:rFonts w:ascii="Verdana" w:eastAsia="Times New Roman" w:hAnsi="Verdana"/>
            <w:color w:val="222222"/>
            <w:sz w:val="18"/>
            <w:szCs w:val="18"/>
          </w:rPr>
          <w:fldChar w:fldCharType="begin"/>
        </w:r>
        <w:r w:rsidRPr="00126664">
          <w:rPr>
            <w:rFonts w:ascii="Verdana" w:eastAsia="Times New Roman" w:hAnsi="Verdana"/>
            <w:color w:val="222222"/>
            <w:sz w:val="18"/>
            <w:szCs w:val="18"/>
          </w:rPr>
          <w:instrText xml:space="preserve"> HYPERLINK "https://docs.google.com/fileview?id=0BzGG3BxQs9L1OGFhNzE3YjktNTA3Zi00NWU2LTlhYmEtN2MzNjdkMGYyY2Nj&amp;hl=en" </w:instrText>
        </w:r>
        <w:r w:rsidRPr="00126664">
          <w:rPr>
            <w:rFonts w:ascii="Verdana" w:eastAsia="Times New Roman" w:hAnsi="Verdana"/>
            <w:color w:val="222222"/>
            <w:sz w:val="18"/>
            <w:szCs w:val="18"/>
          </w:rPr>
          <w:fldChar w:fldCharType="separate"/>
        </w:r>
        <w:r w:rsidRPr="00126664">
          <w:rPr>
            <w:rFonts w:ascii="Verdana" w:eastAsia="Times New Roman" w:hAnsi="Verdana"/>
            <w:color w:val="D51515"/>
            <w:sz w:val="18"/>
          </w:rPr>
          <w:t>Methodology Flow Chart</w:t>
        </w:r>
        <w:r w:rsidRPr="00126664">
          <w:rPr>
            <w:rFonts w:ascii="Verdana" w:eastAsia="Times New Roman" w:hAnsi="Verdana"/>
            <w:color w:val="222222"/>
            <w:sz w:val="18"/>
            <w:szCs w:val="18"/>
          </w:rPr>
          <w:fldChar w:fldCharType="end"/>
        </w:r>
      </w:ins>
    </w:p>
    <w:p w:rsidR="00126664" w:rsidRPr="00126664" w:rsidRDefault="00126664" w:rsidP="00126664">
      <w:pPr>
        <w:shd w:val="clear" w:color="auto" w:fill="FFFFFF"/>
        <w:spacing w:line="300" w:lineRule="atLeast"/>
        <w:rPr>
          <w:ins w:id="80" w:author="Unknown"/>
          <w:rFonts w:ascii="Verdana" w:eastAsia="Times New Roman" w:hAnsi="Verdana"/>
          <w:color w:val="222222"/>
          <w:sz w:val="18"/>
          <w:szCs w:val="18"/>
        </w:rPr>
      </w:pPr>
      <w:ins w:id="81" w:author="Unknown">
        <w:r w:rsidRPr="00126664">
          <w:rPr>
            <w:rFonts w:ascii="Verdana" w:eastAsia="Times New Roman" w:hAnsi="Verdana"/>
            <w:color w:val="222222"/>
            <w:sz w:val="18"/>
            <w:szCs w:val="18"/>
          </w:rPr>
          <w:t>5.2 Placing &amp; Compaction of Shoulder materials</w:t>
        </w:r>
        <w:r w:rsidRPr="00126664">
          <w:rPr>
            <w:rFonts w:ascii="Verdana" w:eastAsia="Times New Roman" w:hAnsi="Verdana"/>
            <w:color w:val="222222"/>
            <w:sz w:val="18"/>
            <w:szCs w:val="18"/>
          </w:rPr>
          <w:br/>
          <w:t xml:space="preserve">• </w:t>
        </w:r>
        <w:proofErr w:type="gramStart"/>
        <w:r w:rsidRPr="00126664">
          <w:rPr>
            <w:rFonts w:ascii="Verdana" w:eastAsia="Times New Roman" w:hAnsi="Verdana"/>
            <w:color w:val="222222"/>
            <w:sz w:val="18"/>
            <w:szCs w:val="18"/>
          </w:rPr>
          <w:t>The</w:t>
        </w:r>
        <w:proofErr w:type="gramEnd"/>
        <w:r w:rsidRPr="00126664">
          <w:rPr>
            <w:rFonts w:ascii="Verdana" w:eastAsia="Times New Roman" w:hAnsi="Verdana"/>
            <w:color w:val="222222"/>
            <w:sz w:val="18"/>
            <w:szCs w:val="18"/>
          </w:rPr>
          <w:t xml:space="preserve"> exposed surface would be trimmed by using suitable mechanical devise to eliminate the unevenness of the surface for proper compaction.</w:t>
        </w:r>
        <w:r w:rsidRPr="00126664">
          <w:rPr>
            <w:rFonts w:ascii="Verdana" w:eastAsia="Times New Roman" w:hAnsi="Verdana"/>
            <w:color w:val="222222"/>
            <w:sz w:val="18"/>
            <w:szCs w:val="18"/>
          </w:rPr>
          <w:br/>
          <w:t xml:space="preserve">• The exposed surface would be compacted by using mechanical tampers or using vibrator rollers and the compaction would be done in </w:t>
        </w:r>
        <w:r w:rsidRPr="00126664">
          <w:rPr>
            <w:rFonts w:ascii="Verdana" w:eastAsia="Times New Roman" w:hAnsi="Verdana"/>
            <w:color w:val="009900"/>
            <w:sz w:val="18"/>
            <w:u w:val="single"/>
          </w:rPr>
          <w:t>series of</w:t>
        </w:r>
        <w:r w:rsidRPr="00126664">
          <w:rPr>
            <w:rFonts w:ascii="Verdana" w:eastAsia="Times New Roman" w:hAnsi="Verdana"/>
            <w:color w:val="222222"/>
            <w:sz w:val="18"/>
            <w:szCs w:val="18"/>
          </w:rPr>
          <w:t xml:space="preserve"> over lapping for both directions.</w:t>
        </w:r>
        <w:r w:rsidRPr="00126664">
          <w:rPr>
            <w:rFonts w:ascii="Verdana" w:eastAsia="Times New Roman" w:hAnsi="Verdana"/>
            <w:color w:val="222222"/>
            <w:sz w:val="18"/>
            <w:szCs w:val="18"/>
          </w:rPr>
          <w:br/>
          <w:t>• The shoulder materials would be made to have an effective breaking down before it is placed     on the prepared surface to facilitate the compaction.</w:t>
        </w:r>
        <w:r w:rsidRPr="00126664">
          <w:rPr>
            <w:rFonts w:ascii="Verdana" w:eastAsia="Times New Roman" w:hAnsi="Verdana"/>
            <w:color w:val="222222"/>
            <w:sz w:val="18"/>
            <w:szCs w:val="18"/>
          </w:rPr>
          <w:br/>
          <w:t>• The shoulder materials would be placed on top of the prepared surface in layers not exceeding 225mm for compaction.</w:t>
        </w:r>
        <w:r w:rsidRPr="00126664">
          <w:rPr>
            <w:rFonts w:ascii="Verdana" w:eastAsia="Times New Roman" w:hAnsi="Verdana"/>
            <w:color w:val="222222"/>
            <w:sz w:val="18"/>
            <w:szCs w:val="18"/>
          </w:rPr>
          <w:br/>
          <w:t xml:space="preserve">• Compaction would be preceded using 5-10 tons smooth wheeled rollers or any other roller of comparable </w:t>
        </w:r>
        <w:proofErr w:type="spellStart"/>
        <w:r w:rsidRPr="00126664">
          <w:rPr>
            <w:rFonts w:ascii="Verdana" w:eastAsia="Times New Roman" w:hAnsi="Verdana"/>
            <w:color w:val="222222"/>
            <w:sz w:val="18"/>
            <w:szCs w:val="18"/>
          </w:rPr>
          <w:t>compactive</w:t>
        </w:r>
        <w:proofErr w:type="spellEnd"/>
        <w:r w:rsidRPr="00126664">
          <w:rPr>
            <w:rFonts w:ascii="Verdana" w:eastAsia="Times New Roman" w:hAnsi="Verdana"/>
            <w:color w:val="222222"/>
            <w:sz w:val="18"/>
            <w:szCs w:val="18"/>
          </w:rPr>
          <w:t xml:space="preserve"> effort.</w:t>
        </w:r>
        <w:r w:rsidRPr="00126664">
          <w:rPr>
            <w:rFonts w:ascii="Verdana" w:eastAsia="Times New Roman" w:hAnsi="Verdana"/>
            <w:color w:val="222222"/>
            <w:sz w:val="18"/>
            <w:szCs w:val="18"/>
          </w:rPr>
          <w:br/>
          <w:t xml:space="preserve">• Before laying shoulder materials, required amount of water would be </w:t>
        </w:r>
        <w:r w:rsidRPr="00126664">
          <w:rPr>
            <w:rFonts w:ascii="Verdana" w:eastAsia="Times New Roman" w:hAnsi="Verdana"/>
            <w:color w:val="009900"/>
            <w:sz w:val="18"/>
            <w:u w:val="single"/>
          </w:rPr>
          <w:t>added</w:t>
        </w:r>
        <w:r w:rsidRPr="00126664">
          <w:rPr>
            <w:rFonts w:ascii="Verdana" w:eastAsia="Times New Roman" w:hAnsi="Verdana"/>
            <w:color w:val="222222"/>
            <w:sz w:val="18"/>
            <w:szCs w:val="18"/>
          </w:rPr>
          <w:t xml:space="preserve"> to achieve the optimum moisture content.</w:t>
        </w:r>
      </w:ins>
    </w:p>
    <w:p w:rsidR="000A56FF" w:rsidRDefault="000A56FF"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595D75" w:rsidRPr="00595D75" w:rsidRDefault="00595D75" w:rsidP="00595D75">
      <w:pPr>
        <w:shd w:val="clear" w:color="auto" w:fill="FFFFFF"/>
        <w:spacing w:after="150" w:line="300" w:lineRule="atLeast"/>
        <w:outlineLvl w:val="1"/>
        <w:rPr>
          <w:rFonts w:ascii="Arial" w:eastAsia="Times New Roman" w:hAnsi="Arial" w:cs="Arial"/>
          <w:color w:val="202020"/>
          <w:kern w:val="36"/>
          <w:sz w:val="27"/>
          <w:szCs w:val="27"/>
        </w:rPr>
      </w:pPr>
      <w:r w:rsidRPr="00595D75">
        <w:rPr>
          <w:rFonts w:ascii="Arial" w:eastAsia="Times New Roman" w:hAnsi="Arial" w:cs="Arial"/>
          <w:color w:val="202020"/>
          <w:kern w:val="36"/>
          <w:sz w:val="27"/>
          <w:szCs w:val="27"/>
        </w:rPr>
        <w:t>Quarry Operations</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color w:val="222222"/>
          <w:sz w:val="18"/>
          <w:szCs w:val="18"/>
        </w:rPr>
        <w:t>November 6, 2010</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i/>
          <w:iCs/>
          <w:color w:val="222222"/>
          <w:sz w:val="18"/>
        </w:rPr>
        <w:t>4.5 Loading, Unloading &amp; Secondary Breaking</w:t>
      </w:r>
      <w:r w:rsidRPr="00595D75">
        <w:rPr>
          <w:rFonts w:ascii="Verdana" w:eastAsia="Times New Roman" w:hAnsi="Verdana"/>
          <w:color w:val="222222"/>
          <w:sz w:val="18"/>
          <w:szCs w:val="18"/>
        </w:rPr>
        <w:br/>
        <w:t>Machinery</w:t>
      </w:r>
      <w:r w:rsidRPr="00595D75">
        <w:rPr>
          <w:rFonts w:ascii="Verdana" w:eastAsia="Times New Roman" w:hAnsi="Verdana"/>
          <w:color w:val="222222"/>
          <w:sz w:val="18"/>
          <w:szCs w:val="18"/>
        </w:rPr>
        <w:br/>
        <w:t xml:space="preserve">1. </w:t>
      </w:r>
      <w:proofErr w:type="gramStart"/>
      <w:r w:rsidRPr="00595D75">
        <w:rPr>
          <w:rFonts w:ascii="Verdana" w:eastAsia="Times New Roman" w:hAnsi="Verdana"/>
          <w:color w:val="222222"/>
          <w:sz w:val="18"/>
          <w:szCs w:val="18"/>
        </w:rPr>
        <w:t>Hydraulic Rock Breakers</w:t>
      </w:r>
      <w:r w:rsidRPr="00595D75">
        <w:rPr>
          <w:rFonts w:ascii="Verdana" w:eastAsia="Times New Roman" w:hAnsi="Verdana"/>
          <w:color w:val="222222"/>
          <w:sz w:val="18"/>
          <w:szCs w:val="18"/>
        </w:rPr>
        <w:br/>
        <w:t>2.</w:t>
      </w:r>
      <w:proofErr w:type="gramEnd"/>
      <w:r w:rsidRPr="00595D75">
        <w:rPr>
          <w:rFonts w:ascii="Verdana" w:eastAsia="Times New Roman" w:hAnsi="Verdana"/>
          <w:color w:val="222222"/>
          <w:sz w:val="18"/>
          <w:szCs w:val="18"/>
        </w:rPr>
        <w:t xml:space="preserve"> </w:t>
      </w:r>
      <w:proofErr w:type="gramStart"/>
      <w:r w:rsidRPr="00595D75">
        <w:rPr>
          <w:rFonts w:ascii="Verdana" w:eastAsia="Times New Roman" w:hAnsi="Verdana"/>
          <w:color w:val="222222"/>
          <w:sz w:val="18"/>
          <w:szCs w:val="18"/>
        </w:rPr>
        <w:t xml:space="preserve">Dump </w:t>
      </w:r>
      <w:r w:rsidRPr="00595D75">
        <w:rPr>
          <w:rFonts w:ascii="Verdana" w:eastAsia="Times New Roman" w:hAnsi="Verdana"/>
          <w:color w:val="009900"/>
          <w:sz w:val="18"/>
          <w:u w:val="single"/>
        </w:rPr>
        <w:t>Trucks</w:t>
      </w:r>
      <w:r w:rsidRPr="00595D75">
        <w:rPr>
          <w:rFonts w:ascii="Verdana" w:eastAsia="Times New Roman" w:hAnsi="Verdana"/>
          <w:color w:val="222222"/>
          <w:sz w:val="18"/>
          <w:szCs w:val="18"/>
        </w:rPr>
        <w:br/>
        <w:t>3.</w:t>
      </w:r>
      <w:proofErr w:type="gramEnd"/>
      <w:r w:rsidRPr="00595D75">
        <w:rPr>
          <w:rFonts w:ascii="Verdana" w:eastAsia="Times New Roman" w:hAnsi="Verdana"/>
          <w:color w:val="222222"/>
          <w:sz w:val="18"/>
          <w:szCs w:val="18"/>
        </w:rPr>
        <w:t xml:space="preserve"> </w:t>
      </w:r>
      <w:proofErr w:type="gramStart"/>
      <w:r w:rsidRPr="00595D75">
        <w:rPr>
          <w:rFonts w:ascii="Verdana" w:eastAsia="Times New Roman" w:hAnsi="Verdana"/>
          <w:color w:val="222222"/>
          <w:sz w:val="18"/>
          <w:szCs w:val="18"/>
        </w:rPr>
        <w:t>Wheel Loaders</w:t>
      </w:r>
      <w:r w:rsidRPr="00595D75">
        <w:rPr>
          <w:rFonts w:ascii="Verdana" w:eastAsia="Times New Roman" w:hAnsi="Verdana"/>
          <w:color w:val="222222"/>
          <w:sz w:val="18"/>
          <w:szCs w:val="18"/>
        </w:rPr>
        <w:br/>
        <w:t>4.</w:t>
      </w:r>
      <w:proofErr w:type="gramEnd"/>
      <w:r w:rsidRPr="00595D75">
        <w:rPr>
          <w:rFonts w:ascii="Verdana" w:eastAsia="Times New Roman" w:hAnsi="Verdana"/>
          <w:color w:val="222222"/>
          <w:sz w:val="18"/>
          <w:szCs w:val="18"/>
        </w:rPr>
        <w:t xml:space="preserve"> Excavators</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color w:val="222222"/>
          <w:sz w:val="18"/>
          <w:szCs w:val="18"/>
        </w:rPr>
        <w:t>1. Operative time would be 6.00h to 18.00h.</w:t>
      </w:r>
      <w:r w:rsidRPr="00595D75">
        <w:rPr>
          <w:rFonts w:ascii="Verdana" w:eastAsia="Times New Roman" w:hAnsi="Verdana"/>
          <w:color w:val="222222"/>
          <w:sz w:val="18"/>
          <w:szCs w:val="18"/>
        </w:rPr>
        <w:br/>
        <w:t>2. Secondary blasting would be carried out with blasting mat, sand bag, used tires, steel plate to prevent fly rocks.</w:t>
      </w:r>
    </w:p>
    <w:p w:rsidR="00595D75" w:rsidRPr="00595D75" w:rsidRDefault="00595D75" w:rsidP="00595D75">
      <w:pPr>
        <w:shd w:val="clear" w:color="auto" w:fill="FFFFFF"/>
        <w:spacing w:line="300" w:lineRule="atLeast"/>
        <w:rPr>
          <w:rFonts w:ascii="Verdana" w:eastAsia="Times New Roman" w:hAnsi="Verdana"/>
          <w:color w:val="222222"/>
          <w:sz w:val="18"/>
          <w:szCs w:val="18"/>
        </w:rPr>
      </w:pPr>
      <w:hyperlink r:id="rId39" w:history="1">
        <w:r w:rsidRPr="00595D75">
          <w:rPr>
            <w:rFonts w:ascii="Verdana" w:eastAsia="Times New Roman" w:hAnsi="Verdana"/>
            <w:color w:val="D51515"/>
            <w:sz w:val="18"/>
          </w:rPr>
          <w:t>Rock Blasting</w:t>
        </w:r>
      </w:hyperlink>
      <w:r w:rsidRPr="00595D75">
        <w:rPr>
          <w:rFonts w:ascii="Verdana" w:eastAsia="Times New Roman" w:hAnsi="Verdana"/>
          <w:color w:val="222222"/>
          <w:sz w:val="18"/>
          <w:szCs w:val="18"/>
        </w:rPr>
        <w:t xml:space="preserve">, </w:t>
      </w:r>
      <w:hyperlink r:id="rId40" w:history="1">
        <w:r w:rsidRPr="00595D75">
          <w:rPr>
            <w:rFonts w:ascii="Verdana" w:eastAsia="Times New Roman" w:hAnsi="Verdana"/>
            <w:color w:val="D51515"/>
            <w:sz w:val="18"/>
          </w:rPr>
          <w:t>Rock Blasting Arrangement</w:t>
        </w:r>
      </w:hyperlink>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b/>
          <w:bCs/>
          <w:color w:val="222222"/>
          <w:sz w:val="18"/>
        </w:rPr>
        <w:t xml:space="preserve">5.0 Social &amp; </w:t>
      </w:r>
      <w:r w:rsidRPr="00595D75">
        <w:rPr>
          <w:rFonts w:ascii="Verdana" w:eastAsia="Times New Roman" w:hAnsi="Verdana"/>
          <w:b/>
          <w:bCs/>
          <w:color w:val="009900"/>
          <w:sz w:val="18"/>
          <w:u w:val="single"/>
        </w:rPr>
        <w:t>Environmental Control</w:t>
      </w:r>
      <w:r w:rsidRPr="00595D75">
        <w:rPr>
          <w:rFonts w:ascii="Verdana" w:eastAsia="Times New Roman" w:hAnsi="Verdana"/>
          <w:color w:val="222222"/>
          <w:sz w:val="18"/>
          <w:szCs w:val="18"/>
        </w:rPr>
        <w:br/>
      </w:r>
      <w:proofErr w:type="gramStart"/>
      <w:r w:rsidRPr="00595D75">
        <w:rPr>
          <w:rFonts w:ascii="Verdana" w:eastAsia="Times New Roman" w:hAnsi="Verdana"/>
          <w:color w:val="222222"/>
          <w:sz w:val="18"/>
          <w:szCs w:val="18"/>
        </w:rPr>
        <w:t>A</w:t>
      </w:r>
      <w:proofErr w:type="gramEnd"/>
      <w:r w:rsidRPr="00595D75">
        <w:rPr>
          <w:rFonts w:ascii="Verdana" w:eastAsia="Times New Roman" w:hAnsi="Verdana"/>
          <w:color w:val="222222"/>
          <w:sz w:val="18"/>
          <w:szCs w:val="18"/>
        </w:rPr>
        <w:t xml:space="preserve"> suitable and qualified Environmental officer would be appointed for the project and he will the primary point of contact for assistance with all environmental issues </w:t>
      </w:r>
      <w:proofErr w:type="spellStart"/>
      <w:r w:rsidRPr="00595D75">
        <w:rPr>
          <w:rFonts w:ascii="Verdana" w:eastAsia="Times New Roman" w:hAnsi="Verdana"/>
          <w:color w:val="222222"/>
          <w:sz w:val="18"/>
          <w:szCs w:val="18"/>
        </w:rPr>
        <w:t>with in</w:t>
      </w:r>
      <w:proofErr w:type="spellEnd"/>
      <w:r w:rsidRPr="00595D75">
        <w:rPr>
          <w:rFonts w:ascii="Verdana" w:eastAsia="Times New Roman" w:hAnsi="Verdana"/>
          <w:color w:val="222222"/>
          <w:sz w:val="18"/>
          <w:szCs w:val="18"/>
        </w:rPr>
        <w:t xml:space="preserve"> the project. A complaint register would be maintained to enter all public complaints and matters related to environmental and social aspects with suitable method of receiving complaints.</w:t>
      </w:r>
      <w:r w:rsidRPr="00595D75">
        <w:rPr>
          <w:rFonts w:ascii="Verdana" w:eastAsia="Times New Roman" w:hAnsi="Verdana"/>
          <w:color w:val="222222"/>
          <w:sz w:val="18"/>
          <w:szCs w:val="18"/>
        </w:rPr>
        <w:br/>
      </w:r>
      <w:r w:rsidRPr="00595D75">
        <w:rPr>
          <w:rFonts w:ascii="Verdana" w:eastAsia="Times New Roman" w:hAnsi="Verdana"/>
          <w:i/>
          <w:iCs/>
          <w:color w:val="222222"/>
          <w:sz w:val="18"/>
          <w:szCs w:val="18"/>
        </w:rPr>
        <w:br/>
      </w:r>
      <w:r w:rsidRPr="00595D75">
        <w:rPr>
          <w:rFonts w:ascii="Verdana" w:eastAsia="Times New Roman" w:hAnsi="Verdana"/>
          <w:i/>
          <w:iCs/>
          <w:color w:val="222222"/>
          <w:sz w:val="18"/>
        </w:rPr>
        <w:t xml:space="preserve">5.1 Disposal of Debris and </w:t>
      </w:r>
      <w:proofErr w:type="gramStart"/>
      <w:r w:rsidRPr="00595D75">
        <w:rPr>
          <w:rFonts w:ascii="Verdana" w:eastAsia="Times New Roman" w:hAnsi="Verdana"/>
          <w:i/>
          <w:iCs/>
          <w:color w:val="222222"/>
          <w:sz w:val="18"/>
        </w:rPr>
        <w:t>Spoil</w:t>
      </w:r>
      <w:proofErr w:type="gramEnd"/>
      <w:r w:rsidRPr="00595D75">
        <w:rPr>
          <w:rFonts w:ascii="Verdana" w:eastAsia="Times New Roman" w:hAnsi="Verdana"/>
          <w:color w:val="222222"/>
          <w:sz w:val="18"/>
          <w:szCs w:val="18"/>
        </w:rPr>
        <w:br/>
        <w:t>(a) All debris and residual spoil material would be disposed only at locations</w:t>
      </w:r>
      <w:r w:rsidRPr="00595D75">
        <w:rPr>
          <w:rFonts w:ascii="Verdana" w:eastAsia="Times New Roman" w:hAnsi="Verdana"/>
          <w:color w:val="222222"/>
          <w:sz w:val="18"/>
          <w:szCs w:val="18"/>
        </w:rPr>
        <w:br/>
        <w:t>(b) The debris and spoil would be disposed in such a manner that waterways and drainage paths are not blocked.</w:t>
      </w:r>
      <w:r w:rsidRPr="00595D75">
        <w:rPr>
          <w:rFonts w:ascii="Verdana" w:eastAsia="Times New Roman" w:hAnsi="Verdana"/>
          <w:color w:val="222222"/>
          <w:sz w:val="18"/>
          <w:szCs w:val="18"/>
        </w:rPr>
        <w:br/>
        <w:t>(c) Any approval on this manner if necessary would be obtained from the relevant local authorities.</w:t>
      </w:r>
    </w:p>
    <w:p w:rsidR="00595D75" w:rsidRPr="00595D75" w:rsidRDefault="00595D75" w:rsidP="00595D75">
      <w:pPr>
        <w:shd w:val="clear" w:color="auto" w:fill="FFFFFF"/>
        <w:spacing w:line="300" w:lineRule="atLeast"/>
        <w:rPr>
          <w:ins w:id="82" w:author="Unknown"/>
          <w:rFonts w:ascii="Verdana" w:eastAsia="Times New Roman" w:hAnsi="Verdana"/>
          <w:color w:val="222222"/>
          <w:sz w:val="18"/>
          <w:szCs w:val="18"/>
        </w:rPr>
      </w:pPr>
      <w:ins w:id="83" w:author="Unknown">
        <w:r w:rsidRPr="00595D75">
          <w:rPr>
            <w:rFonts w:ascii="Verdana" w:eastAsia="Times New Roman" w:hAnsi="Verdana"/>
            <w:color w:val="222222"/>
            <w:sz w:val="18"/>
            <w:szCs w:val="18"/>
          </w:rPr>
          <w:pict/>
        </w:r>
      </w:ins>
      <w:r w:rsidRPr="00595D75">
        <w:rPr>
          <w:rFonts w:ascii="Verdana" w:eastAsia="Times New Roman" w:hAnsi="Verdana"/>
          <w:color w:val="222222"/>
          <w:sz w:val="18"/>
          <w:szCs w:val="18"/>
        </w:rPr>
        <w:pict/>
      </w:r>
      <w:ins w:id="84" w:author="Unknown">
        <w:r w:rsidRPr="00595D75">
          <w:rPr>
            <w:rFonts w:ascii="Verdana" w:eastAsia="Times New Roman" w:hAnsi="Verdana"/>
            <w:color w:val="222222"/>
            <w:sz w:val="18"/>
            <w:szCs w:val="18"/>
          </w:rPr>
          <w:t xml:space="preserve">5.2 </w:t>
        </w:r>
        <w:r w:rsidRPr="00595D75">
          <w:rPr>
            <w:rFonts w:ascii="Verdana" w:eastAsia="Times New Roman" w:hAnsi="Verdana"/>
            <w:color w:val="009900"/>
            <w:sz w:val="18"/>
            <w:u w:val="single"/>
          </w:rPr>
          <w:t>Protection</w:t>
        </w:r>
        <w:r w:rsidRPr="00595D75">
          <w:rPr>
            <w:rFonts w:ascii="Verdana" w:eastAsia="Times New Roman" w:hAnsi="Verdana"/>
            <w:color w:val="222222"/>
            <w:sz w:val="18"/>
            <w:szCs w:val="18"/>
          </w:rPr>
          <w:t xml:space="preserve"> of Ground Cover &amp; </w:t>
        </w:r>
        <w:proofErr w:type="gramStart"/>
        <w:r w:rsidRPr="00595D75">
          <w:rPr>
            <w:rFonts w:ascii="Verdana" w:eastAsia="Times New Roman" w:hAnsi="Verdana"/>
            <w:color w:val="222222"/>
            <w:sz w:val="18"/>
            <w:szCs w:val="18"/>
          </w:rPr>
          <w:t>Vegetation</w:t>
        </w:r>
        <w:proofErr w:type="gramEnd"/>
        <w:r w:rsidRPr="00595D75">
          <w:rPr>
            <w:rFonts w:ascii="Verdana" w:eastAsia="Times New Roman" w:hAnsi="Verdana"/>
            <w:color w:val="222222"/>
            <w:sz w:val="18"/>
            <w:szCs w:val="18"/>
          </w:rPr>
          <w:br/>
          <w:t xml:space="preserve">(a) </w:t>
        </w:r>
        <w:r w:rsidRPr="00595D75">
          <w:rPr>
            <w:rFonts w:ascii="Verdana" w:eastAsia="Times New Roman" w:hAnsi="Verdana"/>
            <w:color w:val="009900"/>
            <w:sz w:val="18"/>
            <w:u w:val="single"/>
          </w:rPr>
          <w:t>Construction vehicles</w:t>
        </w:r>
        <w:r w:rsidRPr="00595D75">
          <w:rPr>
            <w:rFonts w:ascii="Verdana" w:eastAsia="Times New Roman" w:hAnsi="Verdana"/>
            <w:color w:val="222222"/>
            <w:sz w:val="18"/>
            <w:szCs w:val="18"/>
          </w:rPr>
          <w:t>, machines and equipments would be used and stationed in the areas of work.</w:t>
        </w:r>
        <w:r w:rsidRPr="00595D75">
          <w:rPr>
            <w:rFonts w:ascii="Verdana" w:eastAsia="Times New Roman" w:hAnsi="Verdana"/>
            <w:color w:val="222222"/>
            <w:sz w:val="18"/>
            <w:szCs w:val="18"/>
          </w:rPr>
          <w:br/>
          <w:t>(b) Necessary instructions would be provided to all drivers and operators not to destroy ground vegetation cover unnecessarily.</w:t>
        </w:r>
      </w:ins>
    </w:p>
    <w:p w:rsidR="00595D75" w:rsidRPr="00595D75" w:rsidRDefault="00595D75" w:rsidP="00595D75">
      <w:pPr>
        <w:shd w:val="clear" w:color="auto" w:fill="FFFFFF"/>
        <w:spacing w:line="300" w:lineRule="atLeast"/>
        <w:rPr>
          <w:ins w:id="85" w:author="Unknown"/>
          <w:rFonts w:ascii="Verdana" w:eastAsia="Times New Roman" w:hAnsi="Verdana"/>
          <w:color w:val="222222"/>
          <w:sz w:val="18"/>
          <w:szCs w:val="18"/>
        </w:rPr>
      </w:pPr>
      <w:ins w:id="86" w:author="Unknown">
        <w:r w:rsidRPr="00595D75">
          <w:rPr>
            <w:rFonts w:ascii="Verdana" w:eastAsia="Times New Roman" w:hAnsi="Verdana"/>
            <w:i/>
            <w:iCs/>
            <w:color w:val="222222"/>
            <w:sz w:val="18"/>
          </w:rPr>
          <w:t xml:space="preserve">5.3 Soil Failures &amp; Prevention of Soil Erosion </w:t>
        </w:r>
        <w:r w:rsidRPr="00595D75">
          <w:rPr>
            <w:rFonts w:ascii="Verdana" w:eastAsia="Times New Roman" w:hAnsi="Verdana"/>
            <w:color w:val="222222"/>
            <w:sz w:val="18"/>
            <w:szCs w:val="18"/>
          </w:rPr>
          <w:br/>
          <w:t>(a) All necessary steps would be taken to ensure the stability of slopes.</w:t>
        </w:r>
        <w:r w:rsidRPr="00595D75">
          <w:rPr>
            <w:rFonts w:ascii="Verdana" w:eastAsia="Times New Roman" w:hAnsi="Verdana"/>
            <w:color w:val="222222"/>
            <w:sz w:val="18"/>
            <w:szCs w:val="18"/>
          </w:rPr>
          <w:br/>
          <w:t>(b) Slopes of cuts which are unduly exposed to erosive forces would be graded and covered with suitable material.</w:t>
        </w:r>
        <w:r w:rsidRPr="00595D75">
          <w:rPr>
            <w:rFonts w:ascii="Verdana" w:eastAsia="Times New Roman" w:hAnsi="Verdana"/>
            <w:color w:val="222222"/>
            <w:sz w:val="18"/>
            <w:szCs w:val="18"/>
          </w:rPr>
          <w:br/>
          <w:t>(c) During the rainy season, the works that lead to heavy erosion would be avoided.</w:t>
        </w:r>
      </w:ins>
    </w:p>
    <w:p w:rsidR="00595D75" w:rsidRPr="00595D75" w:rsidRDefault="00595D75" w:rsidP="00595D75">
      <w:pPr>
        <w:shd w:val="clear" w:color="auto" w:fill="FFFFFF"/>
        <w:spacing w:line="300" w:lineRule="atLeast"/>
        <w:rPr>
          <w:ins w:id="87" w:author="Unknown"/>
          <w:rFonts w:ascii="Verdana" w:eastAsia="Times New Roman" w:hAnsi="Verdana"/>
          <w:color w:val="222222"/>
          <w:sz w:val="18"/>
          <w:szCs w:val="18"/>
        </w:rPr>
      </w:pPr>
      <w:ins w:id="88" w:author="Unknown">
        <w:r w:rsidRPr="00595D75">
          <w:rPr>
            <w:rFonts w:ascii="Verdana" w:eastAsia="Times New Roman" w:hAnsi="Verdana"/>
            <w:i/>
            <w:iCs/>
            <w:color w:val="222222"/>
            <w:sz w:val="18"/>
          </w:rPr>
          <w:t xml:space="preserve">5.4 Contamination of Soil by Fuel &amp; </w:t>
        </w:r>
        <w:proofErr w:type="gramStart"/>
        <w:r w:rsidRPr="00595D75">
          <w:rPr>
            <w:rFonts w:ascii="Verdana" w:eastAsia="Times New Roman" w:hAnsi="Verdana"/>
            <w:i/>
            <w:iCs/>
            <w:color w:val="222222"/>
            <w:sz w:val="18"/>
          </w:rPr>
          <w:t>Lubricants</w:t>
        </w:r>
        <w:proofErr w:type="gramEnd"/>
        <w:r w:rsidRPr="00595D75">
          <w:rPr>
            <w:rFonts w:ascii="Verdana" w:eastAsia="Times New Roman" w:hAnsi="Verdana"/>
            <w:color w:val="222222"/>
            <w:sz w:val="18"/>
            <w:szCs w:val="18"/>
          </w:rPr>
          <w:br/>
          <w:t xml:space="preserve">(a) </w:t>
        </w:r>
        <w:r w:rsidRPr="00595D75">
          <w:rPr>
            <w:rFonts w:ascii="Verdana" w:eastAsia="Times New Roman" w:hAnsi="Verdana"/>
            <w:color w:val="009900"/>
            <w:sz w:val="18"/>
            <w:u w:val="single"/>
          </w:rPr>
          <w:t>Vehicles</w:t>
        </w:r>
        <w:r w:rsidRPr="00595D75">
          <w:rPr>
            <w:rFonts w:ascii="Verdana" w:eastAsia="Times New Roman" w:hAnsi="Verdana"/>
            <w:color w:val="222222"/>
            <w:sz w:val="18"/>
            <w:szCs w:val="18"/>
          </w:rPr>
          <w:t>, machinery and equipments maintenance would be carried out in designated locations approved by the Engineer.</w:t>
        </w:r>
        <w:r w:rsidRPr="00595D75">
          <w:rPr>
            <w:rFonts w:ascii="Verdana" w:eastAsia="Times New Roman" w:hAnsi="Verdana"/>
            <w:color w:val="222222"/>
            <w:sz w:val="18"/>
            <w:szCs w:val="18"/>
          </w:rPr>
          <w:br/>
          <w:t xml:space="preserve">(b) Adequate measures such as not discharging on the ground and accordance with the CEA guidelines would be taken against pollution of soil by spillage of petroleum products, </w:t>
        </w:r>
        <w:r w:rsidRPr="00595D75">
          <w:rPr>
            <w:rFonts w:ascii="Verdana" w:eastAsia="Times New Roman" w:hAnsi="Verdana"/>
            <w:color w:val="009900"/>
            <w:sz w:val="18"/>
            <w:u w:val="single"/>
          </w:rPr>
          <w:t>waste</w:t>
        </w:r>
        <w:r w:rsidRPr="00595D75">
          <w:rPr>
            <w:rFonts w:ascii="Verdana" w:eastAsia="Times New Roman" w:hAnsi="Verdana"/>
            <w:color w:val="222222"/>
            <w:sz w:val="18"/>
            <w:szCs w:val="18"/>
          </w:rPr>
          <w:t xml:space="preserve"> oil, untreated waste water etc.</w:t>
        </w:r>
        <w:r w:rsidRPr="00595D75">
          <w:rPr>
            <w:rFonts w:ascii="Verdana" w:eastAsia="Times New Roman" w:hAnsi="Verdana"/>
            <w:color w:val="222222"/>
            <w:sz w:val="18"/>
            <w:szCs w:val="18"/>
          </w:rPr>
          <w:br/>
        </w:r>
        <w:r w:rsidRPr="00595D75">
          <w:rPr>
            <w:rFonts w:ascii="Verdana" w:eastAsia="Times New Roman" w:hAnsi="Verdana"/>
            <w:i/>
            <w:iCs/>
            <w:color w:val="222222"/>
            <w:sz w:val="18"/>
            <w:szCs w:val="18"/>
          </w:rPr>
          <w:br/>
        </w:r>
        <w:r w:rsidRPr="00595D75">
          <w:rPr>
            <w:rFonts w:ascii="Verdana" w:eastAsia="Times New Roman" w:hAnsi="Verdana"/>
            <w:i/>
            <w:iCs/>
            <w:color w:val="222222"/>
            <w:sz w:val="18"/>
          </w:rPr>
          <w:t xml:space="preserve">5.5 Disposal of Harmful Construction Wastes </w:t>
        </w:r>
        <w:r w:rsidRPr="00595D75">
          <w:rPr>
            <w:rFonts w:ascii="Verdana" w:eastAsia="Times New Roman" w:hAnsi="Verdana"/>
            <w:color w:val="222222"/>
            <w:sz w:val="18"/>
            <w:szCs w:val="18"/>
          </w:rPr>
          <w:br/>
          <w:t>(a) A list of harmful, hazardous and risky chemicals or material if any and the places where such chemicals or materials are dumped would be provided.</w:t>
        </w:r>
        <w:r w:rsidRPr="00595D75">
          <w:rPr>
            <w:rFonts w:ascii="Verdana" w:eastAsia="Times New Roman" w:hAnsi="Verdana"/>
            <w:color w:val="222222"/>
            <w:sz w:val="18"/>
            <w:szCs w:val="18"/>
          </w:rPr>
          <w:br/>
          <w:t>(b) Any area including water bodies contaminated would be cleaned up as per the Engineer.</w:t>
        </w:r>
      </w:ins>
    </w:p>
    <w:p w:rsidR="00595D75" w:rsidRPr="00595D75" w:rsidRDefault="00595D75" w:rsidP="00595D75">
      <w:pPr>
        <w:shd w:val="clear" w:color="auto" w:fill="FFFFFF"/>
        <w:spacing w:line="300" w:lineRule="atLeast"/>
        <w:rPr>
          <w:ins w:id="89" w:author="Unknown"/>
          <w:rFonts w:ascii="Verdana" w:eastAsia="Times New Roman" w:hAnsi="Verdana"/>
          <w:color w:val="222222"/>
          <w:sz w:val="18"/>
          <w:szCs w:val="18"/>
        </w:rPr>
      </w:pPr>
      <w:ins w:id="90" w:author="Unknown">
        <w:r w:rsidRPr="00595D75">
          <w:rPr>
            <w:rFonts w:ascii="Verdana" w:eastAsia="Times New Roman" w:hAnsi="Verdana"/>
            <w:i/>
            <w:iCs/>
            <w:color w:val="222222"/>
            <w:sz w:val="18"/>
          </w:rPr>
          <w:lastRenderedPageBreak/>
          <w:t xml:space="preserve">5.6 Protection of </w:t>
        </w:r>
        <w:r w:rsidRPr="00595D75">
          <w:rPr>
            <w:rFonts w:ascii="Verdana" w:eastAsia="Times New Roman" w:hAnsi="Verdana"/>
            <w:i/>
            <w:iCs/>
            <w:color w:val="009900"/>
            <w:sz w:val="18"/>
            <w:u w:val="single"/>
          </w:rPr>
          <w:t>Water Sources</w:t>
        </w:r>
        <w:r w:rsidRPr="00595D75">
          <w:rPr>
            <w:rFonts w:ascii="Verdana" w:eastAsia="Times New Roman" w:hAnsi="Verdana"/>
            <w:i/>
            <w:iCs/>
            <w:color w:val="222222"/>
            <w:sz w:val="18"/>
          </w:rPr>
          <w:t xml:space="preserve"> &amp; Quality</w:t>
        </w:r>
        <w:r w:rsidRPr="00595D75">
          <w:rPr>
            <w:rFonts w:ascii="Verdana" w:eastAsia="Times New Roman" w:hAnsi="Verdana"/>
            <w:color w:val="222222"/>
            <w:sz w:val="18"/>
            <w:szCs w:val="18"/>
          </w:rPr>
          <w:br/>
          <w:t>(a) Adequate precautions would be taken to protect all the sources of water such as wells, springs etc.</w:t>
        </w:r>
        <w:r w:rsidRPr="00595D75">
          <w:rPr>
            <w:rFonts w:ascii="Verdana" w:eastAsia="Times New Roman" w:hAnsi="Verdana"/>
            <w:color w:val="222222"/>
            <w:sz w:val="18"/>
            <w:szCs w:val="18"/>
          </w:rPr>
          <w:br/>
          <w:t>(b) Existing canals and streams would not be blocked temporally and permanently. If diversion or closure or blocking of canals and streams is required for the execution of work, approval would be first obtained from the Engineer by writing.</w:t>
        </w:r>
      </w:ins>
    </w:p>
    <w:p w:rsidR="00595D75" w:rsidRPr="00595D75" w:rsidRDefault="00595D75" w:rsidP="00595D75">
      <w:pPr>
        <w:shd w:val="clear" w:color="auto" w:fill="FFFFFF"/>
        <w:spacing w:line="300" w:lineRule="atLeast"/>
        <w:rPr>
          <w:ins w:id="91" w:author="Unknown"/>
          <w:rFonts w:ascii="Verdana" w:eastAsia="Times New Roman" w:hAnsi="Verdana"/>
          <w:color w:val="222222"/>
          <w:sz w:val="18"/>
          <w:szCs w:val="18"/>
        </w:rPr>
      </w:pPr>
      <w:ins w:id="92" w:author="Unknown">
        <w:r w:rsidRPr="00595D75">
          <w:rPr>
            <w:rFonts w:ascii="Verdana" w:eastAsia="Times New Roman" w:hAnsi="Verdana"/>
            <w:i/>
            <w:iCs/>
            <w:color w:val="222222"/>
            <w:sz w:val="18"/>
          </w:rPr>
          <w:t xml:space="preserve">5.7 Siltation of Water Bodies </w:t>
        </w:r>
        <w:r w:rsidRPr="00595D75">
          <w:rPr>
            <w:rFonts w:ascii="Verdana" w:eastAsia="Times New Roman" w:hAnsi="Verdana"/>
            <w:color w:val="222222"/>
            <w:sz w:val="18"/>
            <w:szCs w:val="18"/>
          </w:rPr>
          <w:br/>
          <w:t>(a) Embankment slopes, slopes of cuts would not be exposed to erosive forces and they should be covered with suitable covering material such as grass etc</w:t>
        </w:r>
        <w:proofErr w:type="gramStart"/>
        <w:r w:rsidRPr="00595D75">
          <w:rPr>
            <w:rFonts w:ascii="Verdana" w:eastAsia="Times New Roman" w:hAnsi="Verdana"/>
            <w:color w:val="222222"/>
            <w:sz w:val="18"/>
            <w:szCs w:val="18"/>
          </w:rPr>
          <w:t>.</w:t>
        </w:r>
        <w:proofErr w:type="gramEnd"/>
        <w:r w:rsidRPr="00595D75">
          <w:rPr>
            <w:rFonts w:ascii="Verdana" w:eastAsia="Times New Roman" w:hAnsi="Verdana"/>
            <w:color w:val="222222"/>
            <w:sz w:val="18"/>
            <w:szCs w:val="18"/>
          </w:rPr>
          <w:br/>
          <w:t xml:space="preserve">(b) Typical measures such as use of proper </w:t>
        </w:r>
        <w:proofErr w:type="spellStart"/>
        <w:r w:rsidRPr="00595D75">
          <w:rPr>
            <w:rFonts w:ascii="Verdana" w:eastAsia="Times New Roman" w:hAnsi="Verdana"/>
            <w:color w:val="222222"/>
            <w:sz w:val="18"/>
            <w:szCs w:val="18"/>
          </w:rPr>
          <w:t>berms</w:t>
        </w:r>
        <w:proofErr w:type="spellEnd"/>
        <w:r w:rsidRPr="00595D75">
          <w:rPr>
            <w:rFonts w:ascii="Verdana" w:eastAsia="Times New Roman" w:hAnsi="Verdana"/>
            <w:color w:val="222222"/>
            <w:sz w:val="18"/>
            <w:szCs w:val="18"/>
          </w:rPr>
          <w:t>, dikes, slope drains at appropriate locations would be provided to prevent siltation of water bodies.</w:t>
        </w:r>
        <w:r w:rsidRPr="00595D75">
          <w:rPr>
            <w:rFonts w:ascii="Verdana" w:eastAsia="Times New Roman" w:hAnsi="Verdana"/>
            <w:color w:val="222222"/>
            <w:sz w:val="18"/>
            <w:szCs w:val="18"/>
          </w:rPr>
          <w:br/>
          <w:t xml:space="preserve">(c) </w:t>
        </w:r>
        <w:r w:rsidRPr="00595D75">
          <w:rPr>
            <w:rFonts w:ascii="Verdana" w:eastAsia="Times New Roman" w:hAnsi="Verdana"/>
            <w:color w:val="009900"/>
            <w:sz w:val="18"/>
            <w:u w:val="single"/>
          </w:rPr>
          <w:t>Construction materials</w:t>
        </w:r>
        <w:r w:rsidRPr="00595D75">
          <w:rPr>
            <w:rFonts w:ascii="Verdana" w:eastAsia="Times New Roman" w:hAnsi="Verdana"/>
            <w:color w:val="222222"/>
            <w:sz w:val="18"/>
            <w:szCs w:val="18"/>
          </w:rPr>
          <w:t xml:space="preserve"> containing fine particles would be placed not subjected to flooding.</w:t>
        </w:r>
      </w:ins>
    </w:p>
    <w:p w:rsidR="00595D75" w:rsidRPr="00595D75" w:rsidRDefault="00595D75" w:rsidP="00595D75">
      <w:pPr>
        <w:shd w:val="clear" w:color="auto" w:fill="FFFFFF"/>
        <w:spacing w:line="300" w:lineRule="atLeast"/>
        <w:rPr>
          <w:ins w:id="93" w:author="Unknown"/>
          <w:rFonts w:eastAsia="Times New Roman"/>
          <w:i/>
          <w:iCs/>
        </w:rPr>
      </w:pPr>
      <w:ins w:id="94" w:author="Unknown">
        <w:r w:rsidRPr="00595D75">
          <w:rPr>
            <w:rFonts w:ascii="Verdana" w:eastAsia="Times New Roman" w:hAnsi="Verdana"/>
            <w:i/>
            <w:iCs/>
            <w:color w:val="222222"/>
            <w:sz w:val="18"/>
          </w:rPr>
          <w:t xml:space="preserve">5.8 Contamination of Water from Construction </w:t>
        </w:r>
        <w:proofErr w:type="gramStart"/>
        <w:r w:rsidRPr="00595D75">
          <w:rPr>
            <w:rFonts w:ascii="Verdana" w:eastAsia="Times New Roman" w:hAnsi="Verdana"/>
            <w:i/>
            <w:iCs/>
            <w:color w:val="222222"/>
            <w:sz w:val="18"/>
          </w:rPr>
          <w:t>Waste</w:t>
        </w:r>
        <w:proofErr w:type="gramEnd"/>
        <w:r w:rsidRPr="00595D75">
          <w:rPr>
            <w:rFonts w:ascii="Verdana" w:eastAsia="Times New Roman" w:hAnsi="Verdana"/>
            <w:color w:val="222222"/>
            <w:sz w:val="18"/>
            <w:szCs w:val="18"/>
          </w:rPr>
          <w:br/>
          <w:t>(a) Measures would be taken to prevent the waste water from entering directly into streams, water bodies etc.</w:t>
        </w:r>
        <w:r w:rsidRPr="00595D75">
          <w:rPr>
            <w:rFonts w:ascii="Verdana" w:eastAsia="Times New Roman" w:hAnsi="Verdana"/>
            <w:color w:val="222222"/>
            <w:sz w:val="18"/>
            <w:szCs w:val="18"/>
          </w:rPr>
          <w:br/>
          <w:t>(b) Oil, grease and other contaminants would be removed from the waste water from vehicle and plant maintenance.</w:t>
        </w:r>
        <w:r w:rsidRPr="00595D75">
          <w:rPr>
            <w:rFonts w:ascii="Verdana" w:eastAsia="Times New Roman" w:hAnsi="Verdana"/>
            <w:color w:val="222222"/>
            <w:sz w:val="18"/>
            <w:szCs w:val="18"/>
          </w:rPr>
          <w:br/>
          <w:t>(c) Wastage of water would be also minimized.</w:t>
        </w:r>
        <w:r w:rsidRPr="00595D75">
          <w:rPr>
            <w:rFonts w:ascii="Verdana" w:eastAsia="Times New Roman" w:hAnsi="Verdana"/>
            <w:color w:val="222222"/>
            <w:sz w:val="18"/>
            <w:szCs w:val="18"/>
          </w:rPr>
          <w:br/>
          <w:t>(d) Adequate and appropriate facilities for disposal of sewerage and soil waste would be provided.</w:t>
        </w:r>
        <w:r w:rsidRPr="00595D75">
          <w:rPr>
            <w:rFonts w:ascii="Verdana" w:eastAsia="Times New Roman" w:hAnsi="Verdana"/>
            <w:color w:val="222222"/>
            <w:sz w:val="18"/>
            <w:szCs w:val="18"/>
          </w:rPr>
          <w:br/>
          <w:t>(e) All waste arising from the work would be disposed in a manner that is acceptable to the Engineer and as per the guidelines of the CEA.</w:t>
        </w:r>
        <w:r w:rsidRPr="00595D75">
          <w:rPr>
            <w:rFonts w:ascii="Verdana" w:eastAsia="Times New Roman" w:hAnsi="Verdana"/>
            <w:color w:val="222222"/>
            <w:sz w:val="18"/>
            <w:szCs w:val="18"/>
          </w:rPr>
          <w:br/>
        </w:r>
        <w:r w:rsidRPr="00595D75">
          <w:rPr>
            <w:rFonts w:ascii="Verdana" w:eastAsia="Times New Roman" w:hAnsi="Verdana"/>
            <w:i/>
            <w:iCs/>
            <w:color w:val="222222"/>
            <w:sz w:val="18"/>
            <w:szCs w:val="18"/>
          </w:rPr>
          <w:br/>
        </w:r>
      </w:ins>
    </w:p>
    <w:p w:rsidR="00595D75" w:rsidRPr="00595D75" w:rsidRDefault="00595D75" w:rsidP="00595D75">
      <w:pPr>
        <w:shd w:val="clear" w:color="auto" w:fill="FFFFFF"/>
        <w:spacing w:line="300" w:lineRule="atLeast"/>
        <w:rPr>
          <w:ins w:id="95" w:author="Unknown"/>
          <w:rFonts w:eastAsia="Times New Roman"/>
        </w:rPr>
      </w:pPr>
      <w:ins w:id="96" w:author="Unknown">
        <w:r w:rsidRPr="00595D75">
          <w:rPr>
            <w:rFonts w:ascii="Verdana" w:eastAsia="Times New Roman" w:hAnsi="Verdana"/>
            <w:i/>
            <w:iCs/>
            <w:color w:val="222222"/>
            <w:sz w:val="18"/>
          </w:rPr>
          <w:pict/>
        </w:r>
      </w:ins>
      <w:r w:rsidRPr="00595D75">
        <w:rPr>
          <w:rFonts w:ascii="Verdana" w:eastAsia="Times New Roman" w:hAnsi="Verdana"/>
          <w:i/>
          <w:iCs/>
          <w:color w:val="222222"/>
          <w:sz w:val="18"/>
        </w:rPr>
        <w:pict/>
      </w:r>
      <w:ins w:id="97" w:author="Unknown">
        <w:r w:rsidRPr="00595D75">
          <w:rPr>
            <w:rFonts w:ascii="Verdana" w:eastAsia="Times New Roman" w:hAnsi="Verdana"/>
            <w:i/>
            <w:iCs/>
            <w:color w:val="222222"/>
            <w:sz w:val="18"/>
          </w:rPr>
          <w:t xml:space="preserve">5.9 Flood </w:t>
        </w:r>
        <w:proofErr w:type="gramStart"/>
        <w:r w:rsidRPr="00595D75">
          <w:rPr>
            <w:rFonts w:ascii="Verdana" w:eastAsia="Times New Roman" w:hAnsi="Verdana"/>
            <w:i/>
            <w:iCs/>
            <w:color w:val="222222"/>
            <w:sz w:val="18"/>
          </w:rPr>
          <w:t>Prevention</w:t>
        </w:r>
        <w:proofErr w:type="gramEnd"/>
        <w:r w:rsidRPr="00595D75">
          <w:rPr>
            <w:rFonts w:ascii="Verdana" w:eastAsia="Times New Roman" w:hAnsi="Verdana"/>
            <w:color w:val="222222"/>
            <w:sz w:val="18"/>
            <w:szCs w:val="18"/>
          </w:rPr>
          <w:br/>
          <w:t>(a) All measures would be taken to keep all drainage paths and drains clear of blockage at all time.</w:t>
        </w:r>
        <w:r w:rsidRPr="00595D75">
          <w:rPr>
            <w:rFonts w:ascii="Verdana" w:eastAsia="Times New Roman" w:hAnsi="Verdana"/>
            <w:color w:val="222222"/>
            <w:sz w:val="18"/>
            <w:szCs w:val="18"/>
          </w:rPr>
          <w:br/>
          <w:t>(b) All preventive measures would be taken to avoid any aggravate floods.</w:t>
        </w:r>
      </w:ins>
    </w:p>
    <w:p w:rsidR="00126664" w:rsidRDefault="00126664"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Pr="00595D75" w:rsidRDefault="00595D75" w:rsidP="00595D75">
      <w:pPr>
        <w:shd w:val="clear" w:color="auto" w:fill="FFFFFF"/>
        <w:spacing w:after="150" w:line="300" w:lineRule="atLeast"/>
        <w:outlineLvl w:val="1"/>
        <w:rPr>
          <w:rFonts w:ascii="Arial" w:eastAsia="Times New Roman" w:hAnsi="Arial" w:cs="Arial"/>
          <w:color w:val="202020"/>
          <w:kern w:val="36"/>
          <w:sz w:val="27"/>
          <w:szCs w:val="27"/>
        </w:rPr>
      </w:pPr>
      <w:r w:rsidRPr="00595D75">
        <w:rPr>
          <w:rFonts w:ascii="Arial" w:eastAsia="Times New Roman" w:hAnsi="Arial" w:cs="Arial"/>
          <w:color w:val="202020"/>
          <w:kern w:val="36"/>
          <w:sz w:val="27"/>
          <w:szCs w:val="27"/>
        </w:rPr>
        <w:t>Prime Coat and Tack Coat</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color w:val="222222"/>
          <w:sz w:val="18"/>
          <w:szCs w:val="18"/>
        </w:rPr>
        <w:t>November 7, 2010</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b/>
          <w:bCs/>
          <w:color w:val="222222"/>
          <w:sz w:val="18"/>
        </w:rPr>
        <w:t>1.0 Introduction</w:t>
      </w:r>
      <w:r w:rsidRPr="00595D75">
        <w:rPr>
          <w:rFonts w:ascii="Verdana" w:eastAsia="Times New Roman" w:hAnsi="Verdana"/>
          <w:color w:val="222222"/>
          <w:sz w:val="18"/>
          <w:szCs w:val="18"/>
        </w:rPr>
        <w:br/>
        <w:t>Prime Coat</w:t>
      </w:r>
      <w:r w:rsidRPr="00595D75">
        <w:rPr>
          <w:rFonts w:ascii="Verdana" w:eastAsia="Times New Roman" w:hAnsi="Verdana"/>
          <w:color w:val="222222"/>
          <w:sz w:val="18"/>
          <w:szCs w:val="18"/>
        </w:rPr>
        <w:br/>
        <w:t>Prime coat would act as a protective measure for the Aggregate Base, prior to laying surface courses. It enhances the bond between two layers.</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color w:val="222222"/>
          <w:sz w:val="18"/>
          <w:szCs w:val="18"/>
        </w:rPr>
        <w:t>Tack Coat</w:t>
      </w:r>
      <w:r w:rsidRPr="00595D75">
        <w:rPr>
          <w:rFonts w:ascii="Verdana" w:eastAsia="Times New Roman" w:hAnsi="Verdana"/>
          <w:color w:val="222222"/>
          <w:sz w:val="18"/>
          <w:szCs w:val="18"/>
        </w:rPr>
        <w:br/>
        <w:t>Tack Coat would be applied over existing pavement so that to provide bond between two layers.</w:t>
      </w:r>
    </w:p>
    <w:p w:rsidR="00595D75" w:rsidRPr="00595D75" w:rsidRDefault="00595D75" w:rsidP="00595D75">
      <w:pPr>
        <w:shd w:val="clear" w:color="auto" w:fill="FFFFFF"/>
        <w:spacing w:line="300" w:lineRule="atLeast"/>
        <w:rPr>
          <w:ins w:id="98" w:author="Unknown"/>
          <w:rFonts w:ascii="Verdana" w:eastAsia="Times New Roman" w:hAnsi="Verdana"/>
          <w:color w:val="222222"/>
          <w:sz w:val="18"/>
          <w:szCs w:val="18"/>
        </w:rPr>
      </w:pPr>
      <w:ins w:id="99" w:author="Unknown">
        <w:r w:rsidRPr="00595D75">
          <w:rPr>
            <w:rFonts w:ascii="Verdana" w:eastAsia="Times New Roman" w:hAnsi="Verdana"/>
            <w:color w:val="222222"/>
            <w:sz w:val="18"/>
            <w:szCs w:val="18"/>
          </w:rPr>
          <w:pict/>
        </w:r>
      </w:ins>
      <w:r w:rsidRPr="00595D75">
        <w:rPr>
          <w:rFonts w:ascii="Verdana" w:eastAsia="Times New Roman" w:hAnsi="Verdana"/>
          <w:color w:val="222222"/>
          <w:sz w:val="18"/>
          <w:szCs w:val="18"/>
        </w:rPr>
        <w:pict/>
      </w:r>
      <w:ins w:id="100" w:author="Unknown">
        <w:r w:rsidRPr="00595D75">
          <w:rPr>
            <w:rFonts w:ascii="Verdana" w:eastAsia="Times New Roman" w:hAnsi="Verdana"/>
            <w:b/>
            <w:bCs/>
            <w:color w:val="222222"/>
            <w:sz w:val="18"/>
          </w:rPr>
          <w:t xml:space="preserve">2.0 </w:t>
        </w:r>
        <w:r w:rsidRPr="00595D75">
          <w:rPr>
            <w:rFonts w:ascii="Verdana" w:eastAsia="Times New Roman" w:hAnsi="Verdana"/>
            <w:b/>
            <w:bCs/>
            <w:color w:val="009900"/>
            <w:sz w:val="18"/>
            <w:u w:val="single"/>
          </w:rPr>
          <w:t>Abbreviations</w:t>
        </w:r>
        <w:r w:rsidRPr="00595D75">
          <w:rPr>
            <w:rFonts w:ascii="Verdana" w:eastAsia="Times New Roman" w:hAnsi="Verdana"/>
            <w:b/>
            <w:bCs/>
            <w:color w:val="222222"/>
            <w:sz w:val="18"/>
          </w:rPr>
          <w:t xml:space="preserve"> </w:t>
        </w:r>
        <w:r w:rsidRPr="00595D75">
          <w:rPr>
            <w:rFonts w:ascii="Verdana" w:eastAsia="Times New Roman" w:hAnsi="Verdana"/>
            <w:color w:val="222222"/>
            <w:sz w:val="18"/>
            <w:szCs w:val="18"/>
          </w:rPr>
          <w:br/>
          <w:t>CM         – Construction Manager</w:t>
        </w:r>
        <w:r w:rsidRPr="00595D75">
          <w:rPr>
            <w:rFonts w:ascii="Verdana" w:eastAsia="Times New Roman" w:hAnsi="Verdana"/>
            <w:color w:val="222222"/>
            <w:sz w:val="18"/>
            <w:szCs w:val="18"/>
          </w:rPr>
          <w:br/>
          <w:t>SE       – Site Engineer</w:t>
        </w:r>
        <w:r w:rsidRPr="00595D75">
          <w:rPr>
            <w:rFonts w:ascii="Verdana" w:eastAsia="Times New Roman" w:hAnsi="Verdana"/>
            <w:color w:val="222222"/>
            <w:sz w:val="18"/>
            <w:szCs w:val="18"/>
          </w:rPr>
          <w:br/>
          <w:t>SEO       – Safety &amp; Environmental Officer</w:t>
        </w:r>
        <w:r w:rsidRPr="00595D75">
          <w:rPr>
            <w:rFonts w:ascii="Verdana" w:eastAsia="Times New Roman" w:hAnsi="Verdana"/>
            <w:color w:val="222222"/>
            <w:sz w:val="18"/>
            <w:szCs w:val="18"/>
          </w:rPr>
          <w:br/>
          <w:t>ME         – Material Engineer</w:t>
        </w:r>
        <w:r w:rsidRPr="00595D75">
          <w:rPr>
            <w:rFonts w:ascii="Verdana" w:eastAsia="Times New Roman" w:hAnsi="Verdana"/>
            <w:color w:val="222222"/>
            <w:sz w:val="18"/>
            <w:szCs w:val="18"/>
          </w:rPr>
          <w:br/>
          <w:t>QAE       – Quality Assurance Engineer</w:t>
        </w:r>
        <w:r w:rsidRPr="00595D75">
          <w:rPr>
            <w:rFonts w:ascii="Verdana" w:eastAsia="Times New Roman" w:hAnsi="Verdana"/>
            <w:color w:val="222222"/>
            <w:sz w:val="18"/>
            <w:szCs w:val="18"/>
          </w:rPr>
          <w:br/>
          <w:t>QAS       – Quality Assurance System</w:t>
        </w:r>
        <w:r w:rsidRPr="00595D75">
          <w:rPr>
            <w:rFonts w:ascii="Verdana" w:eastAsia="Times New Roman" w:hAnsi="Verdana"/>
            <w:color w:val="222222"/>
            <w:sz w:val="18"/>
            <w:szCs w:val="18"/>
          </w:rPr>
          <w:br/>
          <w:t xml:space="preserve">PPE       – </w:t>
        </w:r>
        <w:r w:rsidRPr="00595D75">
          <w:rPr>
            <w:rFonts w:ascii="Verdana" w:eastAsia="Times New Roman" w:hAnsi="Verdana"/>
            <w:color w:val="009900"/>
            <w:sz w:val="18"/>
            <w:u w:val="single"/>
          </w:rPr>
          <w:t>Personal Protective Equipment</w:t>
        </w:r>
        <w:r w:rsidRPr="00595D75">
          <w:rPr>
            <w:rFonts w:ascii="Verdana" w:eastAsia="Times New Roman" w:hAnsi="Verdana"/>
            <w:color w:val="222222"/>
            <w:sz w:val="18"/>
            <w:szCs w:val="18"/>
          </w:rPr>
          <w:br/>
        </w:r>
        <w:r w:rsidRPr="00595D75">
          <w:rPr>
            <w:rFonts w:ascii="Verdana" w:eastAsia="Times New Roman" w:hAnsi="Verdana"/>
            <w:b/>
            <w:bCs/>
            <w:color w:val="222222"/>
            <w:sz w:val="18"/>
            <w:szCs w:val="18"/>
          </w:rPr>
          <w:br/>
        </w:r>
        <w:r w:rsidRPr="00595D75">
          <w:rPr>
            <w:rFonts w:ascii="Verdana" w:eastAsia="Times New Roman" w:hAnsi="Verdana"/>
            <w:b/>
            <w:bCs/>
            <w:color w:val="222222"/>
            <w:sz w:val="18"/>
          </w:rPr>
          <w:t>3.0 Resources</w:t>
        </w:r>
      </w:ins>
    </w:p>
    <w:tbl>
      <w:tblPr>
        <w:tblW w:w="9675" w:type="dxa"/>
        <w:tblCellSpacing w:w="15" w:type="dxa"/>
        <w:tblCellMar>
          <w:top w:w="15" w:type="dxa"/>
          <w:left w:w="15" w:type="dxa"/>
          <w:bottom w:w="15" w:type="dxa"/>
          <w:right w:w="15" w:type="dxa"/>
        </w:tblCellMar>
        <w:tblLook w:val="04A0"/>
      </w:tblPr>
      <w:tblGrid>
        <w:gridCol w:w="3357"/>
        <w:gridCol w:w="6318"/>
      </w:tblGrid>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b/>
                <w:bCs/>
                <w:color w:val="222222"/>
                <w:sz w:val="18"/>
              </w:rPr>
              <w:t>3.1 Man Power</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b/>
                <w:bCs/>
                <w:color w:val="222222"/>
                <w:sz w:val="18"/>
              </w:rPr>
              <w:t>3.2 Equipments &amp; Tools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CM</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Water Bowser</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SE</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 xml:space="preserve">Brooms/ </w:t>
            </w:r>
            <w:r w:rsidRPr="00595D75">
              <w:rPr>
                <w:rFonts w:ascii="Verdana" w:eastAsia="Times New Roman" w:hAnsi="Verdana"/>
                <w:color w:val="009900"/>
                <w:sz w:val="18"/>
                <w:u w:val="single"/>
              </w:rPr>
              <w:t>Brushes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ME</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Air Compressor</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SEO</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Distributor</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QAE</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Level Instruments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Lab Technicians &amp; Helpers</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Safety Inventory</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Surveyor</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Blinkers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Survey Helpers</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Barrels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Supervisor/Foreman</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Signal torches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 xml:space="preserve">Operator (Water </w:t>
            </w:r>
            <w:r w:rsidRPr="00595D75">
              <w:rPr>
                <w:rFonts w:ascii="Verdana" w:eastAsia="Times New Roman" w:hAnsi="Verdana"/>
                <w:color w:val="009900"/>
                <w:sz w:val="18"/>
                <w:u w:val="single"/>
              </w:rPr>
              <w:t>Bowser</w:t>
            </w:r>
            <w:r w:rsidRPr="00595D75">
              <w:rPr>
                <w:rFonts w:ascii="Verdana" w:eastAsia="Times New Roman" w:hAnsi="Verdana"/>
                <w:color w:val="222222"/>
                <w:sz w:val="18"/>
                <w:szCs w:val="18"/>
              </w:rPr>
              <w:t>)</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Traffic Jackets with Retro reflective  patches/stripes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Operator (Sprayer Bowser)</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Sufficient barricade tapes.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Operator (</w:t>
            </w:r>
            <w:proofErr w:type="spellStart"/>
            <w:r w:rsidRPr="00595D75">
              <w:rPr>
                <w:rFonts w:ascii="Verdana" w:eastAsia="Times New Roman" w:hAnsi="Verdana"/>
                <w:color w:val="222222"/>
                <w:sz w:val="18"/>
                <w:szCs w:val="18"/>
              </w:rPr>
              <w:t>Broomer</w:t>
            </w:r>
            <w:proofErr w:type="spellEnd"/>
            <w:r w:rsidRPr="00595D75">
              <w:rPr>
                <w:rFonts w:ascii="Verdana" w:eastAsia="Times New Roman" w:hAnsi="Verdana"/>
                <w:color w:val="222222"/>
                <w:sz w:val="18"/>
                <w:szCs w:val="18"/>
              </w:rPr>
              <w:t>)</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Barricade boards with Retro reflective stripes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Operator (</w:t>
            </w:r>
            <w:r w:rsidRPr="00595D75">
              <w:rPr>
                <w:rFonts w:ascii="Verdana" w:eastAsia="Times New Roman" w:hAnsi="Verdana"/>
                <w:color w:val="009900"/>
                <w:sz w:val="18"/>
                <w:u w:val="single"/>
              </w:rPr>
              <w:t>Air Compressor</w:t>
            </w:r>
            <w:r w:rsidRPr="00595D75">
              <w:rPr>
                <w:rFonts w:ascii="Verdana" w:eastAsia="Times New Roman" w:hAnsi="Verdana"/>
                <w:color w:val="222222"/>
                <w:sz w:val="18"/>
                <w:szCs w:val="18"/>
              </w:rPr>
              <w:t>)</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Stop and Go signs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 xml:space="preserve">Skilled &amp; Unskilled </w:t>
            </w:r>
            <w:proofErr w:type="spellStart"/>
            <w:r w:rsidRPr="00595D75">
              <w:rPr>
                <w:rFonts w:ascii="Verdana" w:eastAsia="Times New Roman" w:hAnsi="Verdana"/>
                <w:color w:val="222222"/>
                <w:sz w:val="18"/>
                <w:szCs w:val="18"/>
              </w:rPr>
              <w:t>laborers</w:t>
            </w:r>
            <w:proofErr w:type="spellEnd"/>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Road works ahead boards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009900"/>
                <w:sz w:val="18"/>
                <w:u w:val="single"/>
              </w:rPr>
              <w:t>Traffic cones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End sign ( road works end)</w:t>
            </w:r>
          </w:p>
        </w:tc>
      </w:tr>
    </w:tbl>
    <w:p w:rsidR="00595D75" w:rsidRPr="00595D75" w:rsidRDefault="00595D75" w:rsidP="00595D75">
      <w:pPr>
        <w:shd w:val="clear" w:color="auto" w:fill="FFFFFF"/>
        <w:spacing w:line="300" w:lineRule="atLeast"/>
        <w:rPr>
          <w:ins w:id="101" w:author="Unknown"/>
          <w:rFonts w:ascii="Verdana" w:eastAsia="Times New Roman" w:hAnsi="Verdana"/>
          <w:color w:val="222222"/>
          <w:sz w:val="18"/>
          <w:szCs w:val="18"/>
        </w:rPr>
      </w:pPr>
      <w:ins w:id="102" w:author="Unknown">
        <w:r w:rsidRPr="00595D75">
          <w:rPr>
            <w:rFonts w:ascii="Verdana" w:eastAsia="Times New Roman" w:hAnsi="Verdana"/>
            <w:b/>
            <w:bCs/>
            <w:color w:val="222222"/>
            <w:sz w:val="18"/>
          </w:rPr>
          <w:t>3.3 Material</w:t>
        </w:r>
        <w:r w:rsidRPr="00595D75">
          <w:rPr>
            <w:rFonts w:ascii="Verdana" w:eastAsia="Times New Roman" w:hAnsi="Verdana"/>
            <w:color w:val="222222"/>
            <w:sz w:val="18"/>
            <w:szCs w:val="18"/>
          </w:rPr>
          <w:br/>
        </w:r>
        <w:r w:rsidRPr="00595D75">
          <w:rPr>
            <w:rFonts w:ascii="Verdana" w:eastAsia="Times New Roman" w:hAnsi="Verdana"/>
            <w:i/>
            <w:iCs/>
            <w:color w:val="222222"/>
            <w:sz w:val="18"/>
          </w:rPr>
          <w:t>Prime Coat</w:t>
        </w:r>
        <w:r w:rsidRPr="00595D75">
          <w:rPr>
            <w:rFonts w:ascii="Verdana" w:eastAsia="Times New Roman" w:hAnsi="Verdana"/>
            <w:color w:val="222222"/>
            <w:sz w:val="18"/>
            <w:szCs w:val="18"/>
          </w:rPr>
          <w:br/>
          <w:t>1. The prime coat shall consist of medium curing cutback bitumen (25 – 45 percent) or MC30.</w:t>
        </w:r>
        <w:r w:rsidRPr="00595D75">
          <w:rPr>
            <w:rFonts w:ascii="Verdana" w:eastAsia="Times New Roman" w:hAnsi="Verdana"/>
            <w:color w:val="222222"/>
            <w:sz w:val="18"/>
            <w:szCs w:val="18"/>
          </w:rPr>
          <w:br/>
          <w:t xml:space="preserve">2. The Blotting material shall be </w:t>
        </w:r>
        <w:r w:rsidRPr="00595D75">
          <w:rPr>
            <w:rFonts w:ascii="Verdana" w:eastAsia="Times New Roman" w:hAnsi="Verdana"/>
            <w:color w:val="009900"/>
            <w:sz w:val="18"/>
            <w:u w:val="single"/>
          </w:rPr>
          <w:t>crushed rock</w:t>
        </w:r>
        <w:r w:rsidRPr="00595D75">
          <w:rPr>
            <w:rFonts w:ascii="Verdana" w:eastAsia="Times New Roman" w:hAnsi="Verdana"/>
            <w:color w:val="222222"/>
            <w:sz w:val="18"/>
            <w:szCs w:val="18"/>
          </w:rPr>
          <w:t xml:space="preserve"> or river sand having </w:t>
        </w:r>
        <w:r w:rsidRPr="00595D75">
          <w:rPr>
            <w:rFonts w:ascii="Verdana" w:eastAsia="Times New Roman" w:hAnsi="Verdana"/>
            <w:color w:val="009900"/>
            <w:sz w:val="18"/>
            <w:u w:val="single"/>
          </w:rPr>
          <w:t>grading</w:t>
        </w:r>
        <w:r w:rsidRPr="00595D75">
          <w:rPr>
            <w:rFonts w:ascii="Verdana" w:eastAsia="Times New Roman" w:hAnsi="Verdana"/>
            <w:color w:val="222222"/>
            <w:sz w:val="18"/>
            <w:szCs w:val="18"/>
          </w:rPr>
          <w:t xml:space="preserve"> limit of specified in contract specification.</w:t>
        </w:r>
        <w:r w:rsidRPr="00595D75">
          <w:rPr>
            <w:rFonts w:ascii="Verdana" w:eastAsia="Times New Roman" w:hAnsi="Verdana"/>
            <w:color w:val="222222"/>
            <w:sz w:val="18"/>
            <w:szCs w:val="18"/>
          </w:rPr>
          <w:br/>
        </w:r>
        <w:r w:rsidRPr="00595D75">
          <w:rPr>
            <w:rFonts w:ascii="Verdana" w:eastAsia="Times New Roman" w:hAnsi="Verdana"/>
            <w:i/>
            <w:iCs/>
            <w:color w:val="222222"/>
            <w:sz w:val="18"/>
            <w:szCs w:val="18"/>
          </w:rPr>
          <w:br/>
        </w:r>
        <w:r w:rsidRPr="00595D75">
          <w:rPr>
            <w:rFonts w:ascii="Verdana" w:eastAsia="Times New Roman" w:hAnsi="Verdana"/>
            <w:i/>
            <w:iCs/>
            <w:color w:val="222222"/>
            <w:sz w:val="18"/>
          </w:rPr>
          <w:t xml:space="preserve">Tack Coat </w:t>
        </w:r>
        <w:r w:rsidRPr="00595D75">
          <w:rPr>
            <w:rFonts w:ascii="Verdana" w:eastAsia="Times New Roman" w:hAnsi="Verdana"/>
            <w:color w:val="222222"/>
            <w:sz w:val="18"/>
            <w:szCs w:val="18"/>
          </w:rPr>
          <w:br/>
          <w:t>3. The Tack coat shall consist of medium curing cutback bitumen (10- 20 present) or CRS 1h.</w:t>
        </w:r>
      </w:ins>
    </w:p>
    <w:p w:rsidR="00595D75" w:rsidRPr="00595D75" w:rsidRDefault="00595D75" w:rsidP="00595D75">
      <w:pPr>
        <w:shd w:val="clear" w:color="auto" w:fill="FFFFFF"/>
        <w:spacing w:line="300" w:lineRule="atLeast"/>
        <w:rPr>
          <w:ins w:id="103" w:author="Unknown"/>
          <w:rFonts w:ascii="Verdana" w:eastAsia="Times New Roman" w:hAnsi="Verdana"/>
          <w:color w:val="222222"/>
          <w:sz w:val="18"/>
          <w:szCs w:val="18"/>
        </w:rPr>
      </w:pPr>
      <w:ins w:id="104" w:author="Unknown">
        <w:r w:rsidRPr="00595D75">
          <w:rPr>
            <w:rFonts w:ascii="Verdana" w:eastAsia="Times New Roman" w:hAnsi="Verdana"/>
            <w:b/>
            <w:bCs/>
            <w:color w:val="222222"/>
            <w:sz w:val="18"/>
          </w:rPr>
          <w:t>4.0 Methodology</w:t>
        </w:r>
      </w:ins>
    </w:p>
    <w:p w:rsidR="00595D75" w:rsidRPr="00595D75" w:rsidRDefault="00595D75" w:rsidP="00595D75">
      <w:pPr>
        <w:shd w:val="clear" w:color="auto" w:fill="FFFFFF"/>
        <w:spacing w:line="300" w:lineRule="atLeast"/>
        <w:rPr>
          <w:ins w:id="105" w:author="Unknown"/>
          <w:rFonts w:eastAsia="Times New Roman"/>
          <w:i/>
          <w:iCs/>
        </w:rPr>
      </w:pPr>
      <w:ins w:id="106" w:author="Unknown">
        <w:r w:rsidRPr="00595D75">
          <w:rPr>
            <w:rFonts w:ascii="Verdana" w:eastAsia="Times New Roman" w:hAnsi="Verdana"/>
            <w:b/>
            <w:bCs/>
            <w:color w:val="222222"/>
            <w:sz w:val="18"/>
          </w:rPr>
          <w:t>4.1 Prime Coat</w:t>
        </w:r>
        <w:r w:rsidRPr="00595D75">
          <w:rPr>
            <w:rFonts w:ascii="Verdana" w:eastAsia="Times New Roman" w:hAnsi="Verdana"/>
            <w:color w:val="222222"/>
            <w:sz w:val="18"/>
            <w:szCs w:val="18"/>
          </w:rPr>
          <w:br/>
        </w:r>
        <w:r w:rsidRPr="00595D75">
          <w:rPr>
            <w:rFonts w:ascii="Verdana" w:eastAsia="Times New Roman" w:hAnsi="Verdana"/>
            <w:i/>
            <w:iCs/>
            <w:color w:val="222222"/>
            <w:sz w:val="18"/>
          </w:rPr>
          <w:t>4.1.1 General</w:t>
        </w:r>
        <w:r w:rsidRPr="00595D75">
          <w:rPr>
            <w:rFonts w:ascii="Verdana" w:eastAsia="Times New Roman" w:hAnsi="Verdana"/>
            <w:color w:val="222222"/>
            <w:sz w:val="18"/>
            <w:szCs w:val="18"/>
          </w:rPr>
          <w:br/>
        </w:r>
        <w:r w:rsidRPr="00595D75">
          <w:rPr>
            <w:rFonts w:ascii="Verdana" w:eastAsia="Times New Roman" w:hAnsi="Verdana"/>
            <w:color w:val="222222"/>
            <w:sz w:val="18"/>
            <w:szCs w:val="18"/>
          </w:rPr>
          <w:lastRenderedPageBreak/>
          <w:t>1.  The prime coat would be applied over the prepared approved aggregate base cause which laid in accordance to the designed cross sections levels, given by the surveyor.</w:t>
        </w:r>
        <w:r w:rsidRPr="00595D75">
          <w:rPr>
            <w:rFonts w:ascii="Verdana" w:eastAsia="Times New Roman" w:hAnsi="Verdana"/>
            <w:color w:val="222222"/>
            <w:sz w:val="18"/>
            <w:szCs w:val="18"/>
          </w:rPr>
          <w:br/>
          <w:t>2.  Dense graded aggregate base should be done on a prepared and accepted sub-base course or other roadbed in accordance with the specification and specific requirements of the contract in conformity with the required lines, levels, grades, dimensions and cross sections.</w:t>
        </w:r>
        <w:r w:rsidRPr="00595D75">
          <w:rPr>
            <w:rFonts w:ascii="Verdana" w:eastAsia="Times New Roman" w:hAnsi="Verdana"/>
            <w:color w:val="222222"/>
            <w:sz w:val="18"/>
            <w:szCs w:val="18"/>
          </w:rPr>
          <w:br/>
          <w:t>3. Quality of the work would be secured through the careful control of the materials as same as the workmanship.</w:t>
        </w:r>
        <w:r w:rsidRPr="00595D75">
          <w:rPr>
            <w:rFonts w:ascii="Verdana" w:eastAsia="Times New Roman" w:hAnsi="Verdana"/>
            <w:color w:val="222222"/>
            <w:sz w:val="18"/>
            <w:szCs w:val="18"/>
          </w:rPr>
          <w:br/>
          <w:t>4.  Adequate safety control measures would be provided to prevent from any damage or danger to the public and the personnel involved in the work.</w:t>
        </w:r>
        <w:r w:rsidRPr="00595D75">
          <w:rPr>
            <w:rFonts w:ascii="Verdana" w:eastAsia="Times New Roman" w:hAnsi="Verdana"/>
            <w:color w:val="222222"/>
            <w:sz w:val="18"/>
            <w:szCs w:val="18"/>
          </w:rPr>
          <w:br/>
        </w:r>
        <w:r w:rsidRPr="00595D75">
          <w:rPr>
            <w:rFonts w:ascii="Verdana" w:eastAsia="Times New Roman" w:hAnsi="Verdana"/>
            <w:i/>
            <w:iCs/>
            <w:color w:val="222222"/>
            <w:sz w:val="18"/>
            <w:szCs w:val="18"/>
          </w:rPr>
          <w:br/>
        </w:r>
      </w:ins>
    </w:p>
    <w:p w:rsidR="00595D75" w:rsidRPr="00595D75" w:rsidRDefault="00595D75" w:rsidP="00595D75">
      <w:pPr>
        <w:shd w:val="clear" w:color="auto" w:fill="FFFFFF"/>
        <w:spacing w:line="300" w:lineRule="atLeast"/>
        <w:rPr>
          <w:ins w:id="107" w:author="Unknown"/>
          <w:rFonts w:eastAsia="Times New Roman"/>
        </w:rPr>
      </w:pPr>
      <w:ins w:id="108" w:author="Unknown">
        <w:r w:rsidRPr="00595D75">
          <w:rPr>
            <w:rFonts w:ascii="Verdana" w:eastAsia="Times New Roman" w:hAnsi="Verdana"/>
            <w:i/>
            <w:iCs/>
            <w:color w:val="222222"/>
            <w:sz w:val="18"/>
          </w:rPr>
          <w:pict/>
        </w:r>
      </w:ins>
      <w:r w:rsidRPr="00595D75">
        <w:rPr>
          <w:rFonts w:ascii="Verdana" w:eastAsia="Times New Roman" w:hAnsi="Verdana"/>
          <w:i/>
          <w:iCs/>
          <w:color w:val="222222"/>
          <w:sz w:val="18"/>
        </w:rPr>
        <w:pict/>
      </w:r>
      <w:ins w:id="109" w:author="Unknown">
        <w:r w:rsidRPr="00595D75">
          <w:rPr>
            <w:rFonts w:ascii="Verdana" w:eastAsia="Times New Roman" w:hAnsi="Verdana"/>
            <w:i/>
            <w:iCs/>
            <w:color w:val="222222"/>
            <w:sz w:val="18"/>
          </w:rPr>
          <w:t>4.1.2 Preparation of Surface</w:t>
        </w:r>
        <w:r w:rsidRPr="00595D75">
          <w:rPr>
            <w:rFonts w:ascii="Verdana" w:eastAsia="Times New Roman" w:hAnsi="Verdana"/>
            <w:color w:val="222222"/>
            <w:sz w:val="18"/>
            <w:szCs w:val="18"/>
          </w:rPr>
          <w:br/>
          <w:t>1. Prior to application of prime coat the base would be brushed to remove all dust, loose particles and other extraneous material and the surface would be moistened with water just before priming.</w:t>
        </w:r>
        <w:r w:rsidRPr="00595D75">
          <w:rPr>
            <w:rFonts w:ascii="Verdana" w:eastAsia="Times New Roman" w:hAnsi="Verdana"/>
            <w:color w:val="222222"/>
            <w:sz w:val="18"/>
            <w:szCs w:val="18"/>
          </w:rPr>
          <w:br/>
          <w:t>2. Where local irregularities in the existing surface, the surface would be brought to uniform contour by patching with fine particles of aggregate base course or an asphalt mixture to be approved by the Engineer.</w:t>
        </w:r>
        <w:r w:rsidRPr="00595D75">
          <w:rPr>
            <w:rFonts w:ascii="Verdana" w:eastAsia="Times New Roman" w:hAnsi="Verdana"/>
            <w:color w:val="222222"/>
            <w:sz w:val="18"/>
            <w:szCs w:val="18"/>
          </w:rPr>
          <w:br/>
          <w:t xml:space="preserve">3. Where the mix is laid over cement </w:t>
        </w:r>
        <w:r w:rsidRPr="00595D75">
          <w:rPr>
            <w:rFonts w:ascii="Verdana" w:eastAsia="Times New Roman" w:hAnsi="Verdana"/>
            <w:color w:val="009900"/>
            <w:sz w:val="18"/>
            <w:u w:val="single"/>
          </w:rPr>
          <w:t>concrete</w:t>
        </w:r>
        <w:r w:rsidRPr="00595D75">
          <w:rPr>
            <w:rFonts w:ascii="Verdana" w:eastAsia="Times New Roman" w:hAnsi="Verdana"/>
            <w:color w:val="222222"/>
            <w:sz w:val="18"/>
            <w:szCs w:val="18"/>
          </w:rPr>
          <w:t xml:space="preserve"> pavements, joints and cracks would be cleaned and </w:t>
        </w:r>
        <w:r w:rsidRPr="00595D75">
          <w:rPr>
            <w:rFonts w:ascii="Verdana" w:eastAsia="Times New Roman" w:hAnsi="Verdana"/>
            <w:color w:val="009900"/>
            <w:sz w:val="18"/>
            <w:u w:val="single"/>
          </w:rPr>
          <w:t>filled with</w:t>
        </w:r>
        <w:r w:rsidRPr="00595D75">
          <w:rPr>
            <w:rFonts w:ascii="Verdana" w:eastAsia="Times New Roman" w:hAnsi="Verdana"/>
            <w:color w:val="222222"/>
            <w:sz w:val="18"/>
            <w:szCs w:val="18"/>
          </w:rPr>
          <w:t xml:space="preserve"> bituminous material as approved, and any unevenness of the surface would be corrected as required. A tack coat would then be applied to the surface.</w:t>
        </w:r>
      </w:ins>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Pr="00595D75" w:rsidRDefault="00595D75" w:rsidP="00595D75">
      <w:pPr>
        <w:shd w:val="clear" w:color="auto" w:fill="FFFFFF"/>
        <w:spacing w:after="150" w:line="300" w:lineRule="atLeast"/>
        <w:outlineLvl w:val="1"/>
        <w:rPr>
          <w:rFonts w:ascii="Arial" w:eastAsia="Times New Roman" w:hAnsi="Arial" w:cs="Arial"/>
          <w:color w:val="202020"/>
          <w:kern w:val="36"/>
          <w:sz w:val="27"/>
          <w:szCs w:val="27"/>
        </w:rPr>
      </w:pPr>
      <w:r w:rsidRPr="00595D75">
        <w:rPr>
          <w:rFonts w:ascii="Arial" w:eastAsia="Times New Roman" w:hAnsi="Arial" w:cs="Arial"/>
          <w:color w:val="202020"/>
          <w:kern w:val="36"/>
          <w:sz w:val="27"/>
          <w:szCs w:val="27"/>
        </w:rPr>
        <w:t>Random Rubble Retaining Wall</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color w:val="222222"/>
          <w:sz w:val="18"/>
          <w:szCs w:val="18"/>
        </w:rPr>
        <w:t>November 7, 2010</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b/>
          <w:bCs/>
          <w:color w:val="222222"/>
          <w:sz w:val="18"/>
        </w:rPr>
        <w:t>1.0 Introduction</w:t>
      </w:r>
      <w:r w:rsidRPr="00595D75">
        <w:rPr>
          <w:rFonts w:ascii="Verdana" w:eastAsia="Times New Roman" w:hAnsi="Verdana"/>
          <w:color w:val="222222"/>
          <w:sz w:val="18"/>
          <w:szCs w:val="18"/>
        </w:rPr>
        <w:br/>
        <w:t>Retaining walls to be constructed at the places where identified by the Engineer and this work shall consist of RR masonry retaining walls including all necessary components.</w:t>
      </w:r>
    </w:p>
    <w:p w:rsidR="00595D75" w:rsidRPr="00595D75" w:rsidRDefault="00595D75" w:rsidP="00595D75">
      <w:pPr>
        <w:shd w:val="clear" w:color="auto" w:fill="FFFFFF"/>
        <w:spacing w:line="300" w:lineRule="atLeast"/>
        <w:rPr>
          <w:ins w:id="110" w:author="Unknown"/>
          <w:rFonts w:ascii="Verdana" w:eastAsia="Times New Roman" w:hAnsi="Verdana"/>
          <w:color w:val="222222"/>
          <w:sz w:val="18"/>
          <w:szCs w:val="18"/>
        </w:rPr>
      </w:pPr>
      <w:ins w:id="111" w:author="Unknown">
        <w:r w:rsidRPr="00595D75">
          <w:rPr>
            <w:rFonts w:ascii="Verdana" w:eastAsia="Times New Roman" w:hAnsi="Verdana"/>
            <w:color w:val="222222"/>
            <w:sz w:val="18"/>
            <w:szCs w:val="18"/>
          </w:rPr>
          <w:pict/>
        </w:r>
      </w:ins>
      <w:r w:rsidRPr="00595D75">
        <w:rPr>
          <w:rFonts w:ascii="Verdana" w:eastAsia="Times New Roman" w:hAnsi="Verdana"/>
          <w:color w:val="222222"/>
          <w:sz w:val="18"/>
          <w:szCs w:val="18"/>
        </w:rPr>
        <w:pict/>
      </w:r>
      <w:ins w:id="112" w:author="Unknown">
        <w:r w:rsidRPr="00595D75">
          <w:rPr>
            <w:rFonts w:ascii="Verdana" w:eastAsia="Times New Roman" w:hAnsi="Verdana"/>
            <w:b/>
            <w:bCs/>
            <w:color w:val="222222"/>
            <w:sz w:val="18"/>
          </w:rPr>
          <w:t>2.0 Abbreviation</w:t>
        </w:r>
        <w:r w:rsidRPr="00595D75">
          <w:rPr>
            <w:rFonts w:ascii="Verdana" w:eastAsia="Times New Roman" w:hAnsi="Verdana"/>
            <w:color w:val="222222"/>
            <w:sz w:val="18"/>
            <w:szCs w:val="18"/>
          </w:rPr>
          <w:br/>
          <w:t>SE    - Site Engineer</w:t>
        </w:r>
        <w:r w:rsidRPr="00595D75">
          <w:rPr>
            <w:rFonts w:ascii="Verdana" w:eastAsia="Times New Roman" w:hAnsi="Verdana"/>
            <w:color w:val="222222"/>
            <w:sz w:val="18"/>
            <w:szCs w:val="18"/>
          </w:rPr>
          <w:br/>
          <w:t>TO    - Technical Officer.</w:t>
        </w:r>
        <w:r w:rsidRPr="00595D75">
          <w:rPr>
            <w:rFonts w:ascii="Verdana" w:eastAsia="Times New Roman" w:hAnsi="Verdana"/>
            <w:color w:val="222222"/>
            <w:sz w:val="18"/>
            <w:szCs w:val="18"/>
          </w:rPr>
          <w:br/>
        </w:r>
        <w:proofErr w:type="gramStart"/>
        <w:r w:rsidRPr="00595D75">
          <w:rPr>
            <w:rFonts w:ascii="Verdana" w:eastAsia="Times New Roman" w:hAnsi="Verdana"/>
            <w:color w:val="222222"/>
            <w:sz w:val="18"/>
            <w:szCs w:val="18"/>
          </w:rPr>
          <w:t xml:space="preserve">QAS    - Quality </w:t>
        </w:r>
        <w:r w:rsidRPr="00595D75">
          <w:rPr>
            <w:rFonts w:ascii="Verdana" w:eastAsia="Times New Roman" w:hAnsi="Verdana"/>
            <w:color w:val="009900"/>
            <w:sz w:val="18"/>
            <w:u w:val="single"/>
          </w:rPr>
          <w:t>Assurance</w:t>
        </w:r>
        <w:r w:rsidRPr="00595D75">
          <w:rPr>
            <w:rFonts w:ascii="Verdana" w:eastAsia="Times New Roman" w:hAnsi="Verdana"/>
            <w:color w:val="222222"/>
            <w:sz w:val="18"/>
            <w:szCs w:val="18"/>
          </w:rPr>
          <w:t xml:space="preserve"> System.</w:t>
        </w:r>
        <w:proofErr w:type="gramEnd"/>
        <w:r w:rsidRPr="00595D75">
          <w:rPr>
            <w:rFonts w:ascii="Verdana" w:eastAsia="Times New Roman" w:hAnsi="Verdana"/>
            <w:color w:val="222222"/>
            <w:sz w:val="18"/>
            <w:szCs w:val="18"/>
          </w:rPr>
          <w:br/>
          <w:t>ME    - Materials Engineer (</w:t>
        </w:r>
        <w:r w:rsidRPr="00595D75">
          <w:rPr>
            <w:rFonts w:ascii="Verdana" w:eastAsia="Times New Roman" w:hAnsi="Verdana"/>
            <w:color w:val="009900"/>
            <w:sz w:val="18"/>
            <w:u w:val="single"/>
          </w:rPr>
          <w:t>Contractor</w:t>
        </w:r>
        <w:r w:rsidRPr="00595D75">
          <w:rPr>
            <w:rFonts w:ascii="Verdana" w:eastAsia="Times New Roman" w:hAnsi="Verdana"/>
            <w:color w:val="222222"/>
            <w:sz w:val="18"/>
            <w:szCs w:val="18"/>
          </w:rPr>
          <w:t>).</w:t>
        </w:r>
        <w:r w:rsidRPr="00595D75">
          <w:rPr>
            <w:rFonts w:ascii="Verdana" w:eastAsia="Times New Roman" w:hAnsi="Verdana"/>
            <w:color w:val="222222"/>
            <w:sz w:val="18"/>
            <w:szCs w:val="18"/>
          </w:rPr>
          <w:br/>
          <w:t>TS    - Technical Specification.</w:t>
        </w:r>
      </w:ins>
    </w:p>
    <w:p w:rsidR="00595D75" w:rsidRPr="00595D75" w:rsidRDefault="00595D75" w:rsidP="00595D75">
      <w:pPr>
        <w:shd w:val="clear" w:color="auto" w:fill="FFFFFF"/>
        <w:spacing w:line="300" w:lineRule="atLeast"/>
        <w:rPr>
          <w:ins w:id="113" w:author="Unknown"/>
          <w:rFonts w:ascii="Verdana" w:eastAsia="Times New Roman" w:hAnsi="Verdana"/>
          <w:color w:val="222222"/>
          <w:sz w:val="18"/>
          <w:szCs w:val="18"/>
        </w:rPr>
      </w:pPr>
      <w:ins w:id="114" w:author="Unknown">
        <w:r w:rsidRPr="00595D75">
          <w:rPr>
            <w:rFonts w:ascii="Verdana" w:eastAsia="Times New Roman" w:hAnsi="Verdana"/>
            <w:b/>
            <w:bCs/>
            <w:color w:val="222222"/>
            <w:sz w:val="18"/>
          </w:rPr>
          <w:t>3.0 Resource Allocation</w:t>
        </w:r>
      </w:ins>
    </w:p>
    <w:tbl>
      <w:tblPr>
        <w:tblW w:w="9675" w:type="dxa"/>
        <w:tblCellSpacing w:w="15" w:type="dxa"/>
        <w:tblCellMar>
          <w:top w:w="15" w:type="dxa"/>
          <w:left w:w="15" w:type="dxa"/>
          <w:bottom w:w="15" w:type="dxa"/>
          <w:right w:w="15" w:type="dxa"/>
        </w:tblCellMar>
        <w:tblLook w:val="04A0"/>
      </w:tblPr>
      <w:tblGrid>
        <w:gridCol w:w="3577"/>
        <w:gridCol w:w="3636"/>
        <w:gridCol w:w="2462"/>
      </w:tblGrid>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b/>
                <w:bCs/>
                <w:color w:val="222222"/>
                <w:sz w:val="18"/>
              </w:rPr>
              <w:t>Man Power</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b/>
                <w:bCs/>
                <w:color w:val="222222"/>
                <w:sz w:val="18"/>
              </w:rPr>
              <w:t>Equipment &amp; Tools</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b/>
                <w:bCs/>
                <w:color w:val="222222"/>
                <w:sz w:val="18"/>
              </w:rPr>
              <w:t>Material</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Site Engineer-01</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Track Back-hoe loader-01</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Cement</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Surveyor-01</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Wheel Loader( If necessary)</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 xml:space="preserve">Fine </w:t>
            </w:r>
            <w:r w:rsidRPr="00595D75">
              <w:rPr>
                <w:rFonts w:ascii="Verdana" w:eastAsia="Times New Roman" w:hAnsi="Verdana"/>
                <w:color w:val="009900"/>
                <w:sz w:val="18"/>
                <w:u w:val="single"/>
              </w:rPr>
              <w:t>Aggregates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Survey helpers-04</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009900"/>
                <w:sz w:val="18"/>
                <w:u w:val="single"/>
              </w:rPr>
              <w:t>Water pump</w:t>
            </w:r>
            <w:r w:rsidRPr="00595D75">
              <w:rPr>
                <w:rFonts w:ascii="Verdana" w:eastAsia="Times New Roman" w:hAnsi="Verdana"/>
                <w:color w:val="222222"/>
                <w:sz w:val="18"/>
                <w:szCs w:val="18"/>
              </w:rPr>
              <w:t>( If necessary)</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Coarse Aggregates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Forman-01</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Dump trucks(15 tons)-02</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Steel</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 xml:space="preserve">2 </w:t>
            </w:r>
            <w:proofErr w:type="spellStart"/>
            <w:r w:rsidRPr="00595D75">
              <w:rPr>
                <w:rFonts w:ascii="Verdana" w:eastAsia="Times New Roman" w:hAnsi="Verdana"/>
                <w:color w:val="222222"/>
                <w:sz w:val="18"/>
                <w:szCs w:val="18"/>
              </w:rPr>
              <w:t>Nos</w:t>
            </w:r>
            <w:proofErr w:type="spellEnd"/>
            <w:r w:rsidRPr="00595D75">
              <w:rPr>
                <w:rFonts w:ascii="Verdana" w:eastAsia="Times New Roman" w:hAnsi="Verdana"/>
                <w:color w:val="222222"/>
                <w:sz w:val="18"/>
                <w:szCs w:val="18"/>
              </w:rPr>
              <w:t>- Flagmen (minimum)</w:t>
            </w:r>
          </w:p>
        </w:tc>
        <w:tc>
          <w:tcPr>
            <w:tcW w:w="0" w:type="auto"/>
            <w:vAlign w:val="center"/>
            <w:hideMark/>
          </w:tcPr>
          <w:p w:rsidR="00595D75" w:rsidRPr="00595D75" w:rsidRDefault="00595D75" w:rsidP="00595D75">
            <w:pPr>
              <w:rPr>
                <w:rFonts w:ascii="Verdana" w:eastAsia="Times New Roman" w:hAnsi="Verdana"/>
                <w:color w:val="222222"/>
                <w:sz w:val="18"/>
                <w:szCs w:val="18"/>
              </w:rPr>
            </w:pPr>
            <w:proofErr w:type="spellStart"/>
            <w:r w:rsidRPr="00595D75">
              <w:rPr>
                <w:rFonts w:ascii="Verdana" w:eastAsia="Times New Roman" w:hAnsi="Verdana"/>
                <w:color w:val="222222"/>
                <w:sz w:val="18"/>
                <w:szCs w:val="18"/>
              </w:rPr>
              <w:t>Mamoties</w:t>
            </w:r>
            <w:proofErr w:type="spellEnd"/>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Random Rubble</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Skilled labours-06</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Crow bars</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009900"/>
                <w:sz w:val="18"/>
                <w:u w:val="single"/>
              </w:rPr>
              <w:t>Plywood sheets</w:t>
            </w: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Unskilled labours-05</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Shovels</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Operators-As required</w:t>
            </w: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Level instrument</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Porker vibrator</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009900"/>
                <w:sz w:val="18"/>
                <w:u w:val="single"/>
              </w:rPr>
              <w:t>Safety boots</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Safety Helmets</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009900"/>
                <w:sz w:val="18"/>
                <w:u w:val="single"/>
              </w:rPr>
              <w:t>Safety Gloves</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Traffic signs</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Blinking Lights</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Barricade boards</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009900"/>
                <w:sz w:val="18"/>
                <w:u w:val="single"/>
              </w:rPr>
              <w:t>Traffic cones</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r w:rsidR="00595D75" w:rsidRPr="00595D75" w:rsidTr="00595D75">
        <w:trPr>
          <w:tblCellSpacing w:w="15" w:type="dxa"/>
        </w:trPr>
        <w:tc>
          <w:tcPr>
            <w:tcW w:w="0" w:type="auto"/>
            <w:vAlign w:val="center"/>
            <w:hideMark/>
          </w:tcPr>
          <w:p w:rsidR="00595D75" w:rsidRPr="00595D75" w:rsidRDefault="00595D75" w:rsidP="00595D75">
            <w:pPr>
              <w:rPr>
                <w:rFonts w:ascii="Verdana" w:eastAsia="Times New Roman" w:hAnsi="Verdana"/>
                <w:color w:val="222222"/>
                <w:sz w:val="18"/>
                <w:szCs w:val="18"/>
              </w:rPr>
            </w:pPr>
          </w:p>
        </w:tc>
        <w:tc>
          <w:tcPr>
            <w:tcW w:w="0" w:type="auto"/>
            <w:vAlign w:val="center"/>
            <w:hideMark/>
          </w:tcPr>
          <w:p w:rsidR="00595D75" w:rsidRPr="00595D75" w:rsidRDefault="00595D75" w:rsidP="00595D75">
            <w:pPr>
              <w:rPr>
                <w:rFonts w:ascii="Verdana" w:eastAsia="Times New Roman" w:hAnsi="Verdana"/>
                <w:color w:val="222222"/>
                <w:sz w:val="18"/>
                <w:szCs w:val="18"/>
              </w:rPr>
            </w:pPr>
            <w:r w:rsidRPr="00595D75">
              <w:rPr>
                <w:rFonts w:ascii="Verdana" w:eastAsia="Times New Roman" w:hAnsi="Verdana"/>
                <w:color w:val="222222"/>
                <w:sz w:val="18"/>
                <w:szCs w:val="18"/>
              </w:rPr>
              <w:t>Direction boards</w:t>
            </w:r>
          </w:p>
        </w:tc>
        <w:tc>
          <w:tcPr>
            <w:tcW w:w="0" w:type="auto"/>
            <w:vAlign w:val="center"/>
            <w:hideMark/>
          </w:tcPr>
          <w:p w:rsidR="00595D75" w:rsidRPr="00595D75" w:rsidRDefault="00595D75" w:rsidP="00595D75">
            <w:pPr>
              <w:rPr>
                <w:rFonts w:ascii="Verdana" w:eastAsia="Times New Roman" w:hAnsi="Verdana"/>
                <w:color w:val="222222"/>
                <w:sz w:val="18"/>
                <w:szCs w:val="18"/>
              </w:rPr>
            </w:pPr>
          </w:p>
        </w:tc>
      </w:tr>
    </w:tbl>
    <w:p w:rsidR="00595D75" w:rsidRPr="00595D75" w:rsidRDefault="00595D75" w:rsidP="00595D75">
      <w:pPr>
        <w:shd w:val="clear" w:color="auto" w:fill="FFFFFF"/>
        <w:spacing w:line="300" w:lineRule="atLeast"/>
        <w:rPr>
          <w:ins w:id="115" w:author="Unknown"/>
          <w:rFonts w:ascii="Verdana" w:eastAsia="Times New Roman" w:hAnsi="Verdana"/>
          <w:color w:val="222222"/>
          <w:sz w:val="18"/>
          <w:szCs w:val="18"/>
        </w:rPr>
      </w:pPr>
      <w:ins w:id="116" w:author="Unknown">
        <w:r w:rsidRPr="00595D75">
          <w:rPr>
            <w:rFonts w:ascii="Verdana" w:eastAsia="Times New Roman" w:hAnsi="Verdana"/>
            <w:b/>
            <w:bCs/>
            <w:color w:val="222222"/>
            <w:sz w:val="18"/>
          </w:rPr>
          <w:t>4.0 Quality Control Procedures</w:t>
        </w:r>
      </w:ins>
    </w:p>
    <w:p w:rsidR="00595D75" w:rsidRPr="00595D75" w:rsidRDefault="00595D75" w:rsidP="00595D75">
      <w:pPr>
        <w:shd w:val="clear" w:color="auto" w:fill="FFFFFF"/>
        <w:spacing w:line="300" w:lineRule="atLeast"/>
        <w:rPr>
          <w:ins w:id="117" w:author="Unknown"/>
          <w:rFonts w:ascii="Verdana" w:eastAsia="Times New Roman" w:hAnsi="Verdana"/>
          <w:color w:val="222222"/>
          <w:sz w:val="18"/>
          <w:szCs w:val="18"/>
        </w:rPr>
      </w:pPr>
      <w:ins w:id="118" w:author="Unknown">
        <w:r w:rsidRPr="00595D75">
          <w:rPr>
            <w:rFonts w:ascii="Verdana" w:eastAsia="Times New Roman" w:hAnsi="Verdana"/>
            <w:i/>
            <w:iCs/>
            <w:color w:val="222222"/>
            <w:sz w:val="18"/>
          </w:rPr>
          <w:t>4</w:t>
        </w:r>
        <w:r w:rsidRPr="00595D75">
          <w:rPr>
            <w:rFonts w:ascii="Verdana" w:eastAsia="Times New Roman" w:hAnsi="Verdana"/>
            <w:b/>
            <w:bCs/>
            <w:i/>
            <w:iCs/>
            <w:color w:val="222222"/>
            <w:sz w:val="18"/>
          </w:rPr>
          <w:t>.1 Material sampling and testing</w:t>
        </w:r>
        <w:r w:rsidRPr="00595D75">
          <w:rPr>
            <w:rFonts w:ascii="Verdana" w:eastAsia="Times New Roman" w:hAnsi="Verdana"/>
            <w:color w:val="222222"/>
            <w:sz w:val="18"/>
            <w:szCs w:val="18"/>
          </w:rPr>
          <w:br/>
        </w:r>
        <w:proofErr w:type="gramStart"/>
        <w:r w:rsidRPr="00595D75">
          <w:rPr>
            <w:rFonts w:ascii="Verdana" w:eastAsia="Times New Roman" w:hAnsi="Verdana"/>
            <w:color w:val="222222"/>
            <w:sz w:val="18"/>
            <w:szCs w:val="18"/>
          </w:rPr>
          <w:t>The</w:t>
        </w:r>
        <w:proofErr w:type="gramEnd"/>
        <w:r w:rsidRPr="00595D75">
          <w:rPr>
            <w:rFonts w:ascii="Verdana" w:eastAsia="Times New Roman" w:hAnsi="Verdana"/>
            <w:color w:val="222222"/>
            <w:sz w:val="18"/>
            <w:szCs w:val="18"/>
          </w:rPr>
          <w:t xml:space="preserve"> materials Engineer would take the samples from required materials such as concrete and soil according to the specified frequency and locations.</w:t>
        </w:r>
        <w:r w:rsidRPr="00595D75">
          <w:rPr>
            <w:rFonts w:ascii="Verdana" w:eastAsia="Times New Roman" w:hAnsi="Verdana"/>
            <w:color w:val="222222"/>
            <w:sz w:val="18"/>
            <w:szCs w:val="18"/>
          </w:rPr>
          <w:br/>
          <w:t xml:space="preserve">Concrete: in concrete, one set of cubes would be made per 10 </w:t>
        </w:r>
        <w:proofErr w:type="spellStart"/>
        <w:r w:rsidRPr="00595D75">
          <w:rPr>
            <w:rFonts w:ascii="Verdana" w:eastAsia="Times New Roman" w:hAnsi="Verdana"/>
            <w:color w:val="222222"/>
            <w:sz w:val="18"/>
            <w:szCs w:val="18"/>
          </w:rPr>
          <w:t>cu.m</w:t>
        </w:r>
        <w:proofErr w:type="spellEnd"/>
        <w:r w:rsidRPr="00595D75">
          <w:rPr>
            <w:rFonts w:ascii="Verdana" w:eastAsia="Times New Roman" w:hAnsi="Verdana"/>
            <w:color w:val="222222"/>
            <w:sz w:val="18"/>
            <w:szCs w:val="18"/>
          </w:rPr>
          <w:t xml:space="preserve"> of concrete. At least one sample would be taken on each day that a particular grade is used. Crushing strength of the concrete cubes would be tested for the samples at ages of 7 and 28 days. Each sample would be identified by identification No and it is displayed on the test cubes and a same identification No would be included in the sample register. The identification tag includes, the date of cast, age of test and date of test to be performed.</w:t>
        </w:r>
      </w:ins>
    </w:p>
    <w:p w:rsidR="00595D75" w:rsidRPr="00595D75" w:rsidRDefault="00595D75" w:rsidP="00595D75">
      <w:pPr>
        <w:shd w:val="clear" w:color="auto" w:fill="FFFFFF"/>
        <w:spacing w:line="300" w:lineRule="atLeast"/>
        <w:rPr>
          <w:ins w:id="119" w:author="Unknown"/>
          <w:rFonts w:ascii="Verdana" w:eastAsia="Times New Roman" w:hAnsi="Verdana"/>
          <w:color w:val="222222"/>
          <w:sz w:val="18"/>
          <w:szCs w:val="18"/>
        </w:rPr>
      </w:pPr>
      <w:ins w:id="120" w:author="Unknown">
        <w:r w:rsidRPr="00595D75">
          <w:rPr>
            <w:rFonts w:ascii="Verdana" w:eastAsia="Times New Roman" w:hAnsi="Verdana"/>
            <w:b/>
            <w:bCs/>
            <w:i/>
            <w:iCs/>
            <w:color w:val="222222"/>
            <w:sz w:val="18"/>
          </w:rPr>
          <w:t xml:space="preserve">4.2 </w:t>
        </w:r>
        <w:r w:rsidRPr="00595D75">
          <w:rPr>
            <w:rFonts w:ascii="Verdana" w:eastAsia="Times New Roman" w:hAnsi="Verdana"/>
            <w:b/>
            <w:bCs/>
            <w:i/>
            <w:iCs/>
            <w:color w:val="222222"/>
            <w:sz w:val="18"/>
          </w:rPr>
          <w:fldChar w:fldCharType="begin"/>
        </w:r>
        <w:r w:rsidRPr="00595D75">
          <w:rPr>
            <w:rFonts w:ascii="Verdana" w:eastAsia="Times New Roman" w:hAnsi="Verdana"/>
            <w:b/>
            <w:bCs/>
            <w:i/>
            <w:iCs/>
            <w:color w:val="222222"/>
            <w:sz w:val="18"/>
          </w:rPr>
          <w:instrText xml:space="preserve"> HYPERLINK "http://goda02.com/inspection-check-list-random-rubble-retaining-wall/" </w:instrText>
        </w:r>
        <w:r w:rsidRPr="00595D75">
          <w:rPr>
            <w:rFonts w:ascii="Verdana" w:eastAsia="Times New Roman" w:hAnsi="Verdana"/>
            <w:b/>
            <w:bCs/>
            <w:i/>
            <w:iCs/>
            <w:color w:val="222222"/>
            <w:sz w:val="18"/>
          </w:rPr>
          <w:fldChar w:fldCharType="separate"/>
        </w:r>
        <w:r w:rsidRPr="00595D75">
          <w:rPr>
            <w:rFonts w:ascii="Verdana" w:eastAsia="Times New Roman" w:hAnsi="Verdana"/>
            <w:b/>
            <w:bCs/>
            <w:i/>
            <w:iCs/>
            <w:color w:val="D51515"/>
            <w:sz w:val="18"/>
          </w:rPr>
          <w:t>Inspection Check list</w:t>
        </w:r>
        <w:r w:rsidRPr="00595D75">
          <w:rPr>
            <w:rFonts w:ascii="Verdana" w:eastAsia="Times New Roman" w:hAnsi="Verdana"/>
            <w:b/>
            <w:bCs/>
            <w:i/>
            <w:iCs/>
            <w:color w:val="222222"/>
            <w:sz w:val="18"/>
          </w:rPr>
          <w:fldChar w:fldCharType="end"/>
        </w:r>
        <w:r w:rsidRPr="00595D75">
          <w:rPr>
            <w:rFonts w:ascii="Verdana" w:eastAsia="Times New Roman" w:hAnsi="Verdana"/>
            <w:color w:val="222222"/>
            <w:sz w:val="18"/>
            <w:szCs w:val="18"/>
          </w:rPr>
          <w:br/>
        </w:r>
        <w:proofErr w:type="gramStart"/>
        <w:r w:rsidRPr="00595D75">
          <w:rPr>
            <w:rFonts w:ascii="Verdana" w:eastAsia="Times New Roman" w:hAnsi="Verdana"/>
            <w:color w:val="222222"/>
            <w:sz w:val="18"/>
            <w:szCs w:val="18"/>
          </w:rPr>
          <w:t>To</w:t>
        </w:r>
        <w:proofErr w:type="gramEnd"/>
        <w:r w:rsidRPr="00595D75">
          <w:rPr>
            <w:rFonts w:ascii="Verdana" w:eastAsia="Times New Roman" w:hAnsi="Verdana"/>
            <w:color w:val="222222"/>
            <w:sz w:val="18"/>
            <w:szCs w:val="18"/>
          </w:rPr>
          <w:t xml:space="preserve"> ensure that the all activities being performed with the expected quality, an inspection check list would be filled by QAE or the respective QA inspectors in case of pre construction, during construction and post construction. The</w:t>
        </w:r>
        <w:r w:rsidRPr="00595D75">
          <w:rPr>
            <w:rFonts w:ascii="Verdana" w:eastAsia="Times New Roman" w:hAnsi="Verdana"/>
            <w:color w:val="222222"/>
            <w:sz w:val="18"/>
            <w:szCs w:val="18"/>
          </w:rPr>
          <w:fldChar w:fldCharType="begin"/>
        </w:r>
        <w:r w:rsidRPr="00595D75">
          <w:rPr>
            <w:rFonts w:ascii="Verdana" w:eastAsia="Times New Roman" w:hAnsi="Verdana"/>
            <w:color w:val="222222"/>
            <w:sz w:val="18"/>
            <w:szCs w:val="18"/>
          </w:rPr>
          <w:instrText xml:space="preserve"> HYPERLINK "http://goda02.com/inspection-check-list-random-rubble-retaining-wall/" </w:instrText>
        </w:r>
        <w:r w:rsidRPr="00595D75">
          <w:rPr>
            <w:rFonts w:ascii="Verdana" w:eastAsia="Times New Roman" w:hAnsi="Verdana"/>
            <w:color w:val="222222"/>
            <w:sz w:val="18"/>
            <w:szCs w:val="18"/>
          </w:rPr>
          <w:fldChar w:fldCharType="separate"/>
        </w:r>
        <w:r w:rsidRPr="00595D75">
          <w:rPr>
            <w:rFonts w:ascii="Verdana" w:eastAsia="Times New Roman" w:hAnsi="Verdana"/>
            <w:color w:val="D51515"/>
            <w:sz w:val="18"/>
          </w:rPr>
          <w:t xml:space="preserve"> inspection check list</w:t>
        </w:r>
        <w:r w:rsidRPr="00595D75">
          <w:rPr>
            <w:rFonts w:ascii="Verdana" w:eastAsia="Times New Roman" w:hAnsi="Verdana"/>
            <w:color w:val="222222"/>
            <w:sz w:val="18"/>
            <w:szCs w:val="18"/>
          </w:rPr>
          <w:fldChar w:fldCharType="end"/>
        </w:r>
        <w:r w:rsidRPr="00595D75">
          <w:rPr>
            <w:rFonts w:ascii="Verdana" w:eastAsia="Times New Roman" w:hAnsi="Verdana"/>
            <w:color w:val="222222"/>
            <w:sz w:val="18"/>
            <w:szCs w:val="18"/>
          </w:rPr>
          <w:t xml:space="preserve"> shall include the specific requirements, safety and environmental measures.</w:t>
        </w:r>
        <w:r w:rsidRPr="00595D75">
          <w:rPr>
            <w:rFonts w:ascii="Verdana" w:eastAsia="Times New Roman" w:hAnsi="Verdana"/>
            <w:color w:val="222222"/>
            <w:sz w:val="18"/>
            <w:szCs w:val="18"/>
          </w:rPr>
          <w:br/>
        </w:r>
        <w:r w:rsidRPr="00595D75">
          <w:rPr>
            <w:rFonts w:ascii="Verdana" w:eastAsia="Times New Roman" w:hAnsi="Verdana"/>
            <w:b/>
            <w:bCs/>
            <w:i/>
            <w:iCs/>
            <w:color w:val="222222"/>
            <w:sz w:val="18"/>
            <w:szCs w:val="18"/>
          </w:rPr>
          <w:br/>
        </w:r>
        <w:r w:rsidRPr="00595D75">
          <w:rPr>
            <w:rFonts w:ascii="Verdana" w:eastAsia="Times New Roman" w:hAnsi="Verdana"/>
            <w:b/>
            <w:bCs/>
            <w:i/>
            <w:iCs/>
            <w:color w:val="222222"/>
            <w:sz w:val="18"/>
          </w:rPr>
          <w:t>4.3 Dimension Control</w:t>
        </w:r>
        <w:r w:rsidRPr="00595D75">
          <w:rPr>
            <w:rFonts w:ascii="Verdana" w:eastAsia="Times New Roman" w:hAnsi="Verdana"/>
            <w:color w:val="222222"/>
            <w:sz w:val="18"/>
            <w:szCs w:val="18"/>
          </w:rPr>
          <w:br/>
        </w:r>
        <w:proofErr w:type="gramStart"/>
        <w:r w:rsidRPr="00595D75">
          <w:rPr>
            <w:rFonts w:ascii="Verdana" w:eastAsia="Times New Roman" w:hAnsi="Verdana"/>
            <w:color w:val="222222"/>
            <w:sz w:val="18"/>
            <w:szCs w:val="18"/>
          </w:rPr>
          <w:lastRenderedPageBreak/>
          <w:t>All</w:t>
        </w:r>
        <w:proofErr w:type="gramEnd"/>
        <w:r w:rsidRPr="00595D75">
          <w:rPr>
            <w:rFonts w:ascii="Verdana" w:eastAsia="Times New Roman" w:hAnsi="Verdana"/>
            <w:color w:val="222222"/>
            <w:sz w:val="18"/>
            <w:szCs w:val="18"/>
          </w:rPr>
          <w:t xml:space="preserve"> specified lengths, widths and heights would be properly maintained during construction and all these dimensions would be checked with the inspection check list. In case of identifying the undesirable changes in specified dimensions and even beyond the specified tolerances, the particular work would be reworked before the subsequent work.</w:t>
        </w:r>
      </w:ins>
    </w:p>
    <w:p w:rsidR="00595D75" w:rsidRPr="00595D75" w:rsidRDefault="00595D75" w:rsidP="00595D75">
      <w:pPr>
        <w:shd w:val="clear" w:color="auto" w:fill="FFFFFF"/>
        <w:spacing w:line="300" w:lineRule="atLeast"/>
        <w:rPr>
          <w:ins w:id="121" w:author="Unknown"/>
          <w:rFonts w:ascii="Verdana" w:eastAsia="Times New Roman" w:hAnsi="Verdana"/>
          <w:color w:val="222222"/>
          <w:sz w:val="18"/>
          <w:szCs w:val="18"/>
        </w:rPr>
      </w:pPr>
      <w:ins w:id="122" w:author="Unknown">
        <w:r w:rsidRPr="00595D75">
          <w:rPr>
            <w:rFonts w:ascii="Verdana" w:eastAsia="Times New Roman" w:hAnsi="Verdana"/>
            <w:color w:val="222222"/>
            <w:sz w:val="18"/>
            <w:szCs w:val="18"/>
          </w:rPr>
          <w:pict/>
        </w:r>
      </w:ins>
      <w:r w:rsidRPr="00595D75">
        <w:rPr>
          <w:rFonts w:ascii="Verdana" w:eastAsia="Times New Roman" w:hAnsi="Verdana"/>
          <w:color w:val="222222"/>
          <w:sz w:val="18"/>
          <w:szCs w:val="18"/>
        </w:rPr>
        <w:pict/>
      </w:r>
      <w:ins w:id="123" w:author="Unknown">
        <w:r w:rsidRPr="00595D75">
          <w:rPr>
            <w:rFonts w:ascii="Verdana" w:eastAsia="Times New Roman" w:hAnsi="Verdana"/>
            <w:b/>
            <w:bCs/>
            <w:color w:val="222222"/>
            <w:sz w:val="18"/>
          </w:rPr>
          <w:t>5.0 Methodology</w:t>
        </w:r>
        <w:r w:rsidRPr="00595D75">
          <w:rPr>
            <w:rFonts w:ascii="Verdana" w:eastAsia="Times New Roman" w:hAnsi="Verdana"/>
            <w:color w:val="222222"/>
            <w:sz w:val="18"/>
            <w:szCs w:val="18"/>
          </w:rPr>
          <w:br/>
        </w:r>
        <w:r w:rsidRPr="00595D75">
          <w:rPr>
            <w:rFonts w:ascii="Verdana" w:eastAsia="Times New Roman" w:hAnsi="Verdana"/>
            <w:b/>
            <w:bCs/>
            <w:color w:val="222222"/>
            <w:sz w:val="18"/>
          </w:rPr>
          <w:t xml:space="preserve">Excavation </w:t>
        </w:r>
        <w:r w:rsidRPr="00595D75">
          <w:rPr>
            <w:rFonts w:ascii="Verdana" w:eastAsia="Times New Roman" w:hAnsi="Verdana"/>
            <w:color w:val="222222"/>
            <w:sz w:val="18"/>
            <w:szCs w:val="18"/>
          </w:rPr>
          <w:br/>
          <w:t xml:space="preserve">• Limits of the Excavation would be identified from the </w:t>
        </w:r>
        <w:r w:rsidRPr="00595D75">
          <w:rPr>
            <w:rFonts w:ascii="Verdana" w:eastAsia="Times New Roman" w:hAnsi="Verdana"/>
            <w:color w:val="009900"/>
            <w:sz w:val="18"/>
            <w:u w:val="single"/>
          </w:rPr>
          <w:t>drawings</w:t>
        </w:r>
        <w:r w:rsidRPr="00595D75">
          <w:rPr>
            <w:rFonts w:ascii="Verdana" w:eastAsia="Times New Roman" w:hAnsi="Verdana"/>
            <w:color w:val="222222"/>
            <w:sz w:val="18"/>
            <w:szCs w:val="18"/>
          </w:rPr>
          <w:t xml:space="preserve"> and required levels and lines would be set out by the surveyor using pegs.</w:t>
        </w:r>
        <w:r w:rsidRPr="00595D75">
          <w:rPr>
            <w:rFonts w:ascii="Verdana" w:eastAsia="Times New Roman" w:hAnsi="Verdana"/>
            <w:color w:val="222222"/>
            <w:sz w:val="18"/>
            <w:szCs w:val="18"/>
          </w:rPr>
          <w:br/>
          <w:t>• Excavation would be carried out by wheel back-hoe loaders or any other suitable equipment up to the required levels and lines.</w:t>
        </w:r>
        <w:r w:rsidRPr="00595D75">
          <w:rPr>
            <w:rFonts w:ascii="Verdana" w:eastAsia="Times New Roman" w:hAnsi="Verdana"/>
            <w:color w:val="222222"/>
            <w:sz w:val="18"/>
            <w:szCs w:val="18"/>
          </w:rPr>
          <w:br/>
          <w:t>• The Engineer would be informed for inspection of foundation before preceding the subsequent work.</w:t>
        </w:r>
        <w:r w:rsidRPr="00595D75">
          <w:rPr>
            <w:rFonts w:ascii="Verdana" w:eastAsia="Times New Roman" w:hAnsi="Verdana"/>
            <w:color w:val="222222"/>
            <w:sz w:val="18"/>
            <w:szCs w:val="18"/>
          </w:rPr>
          <w:br/>
          <w:t xml:space="preserve">• All suitable material would be properly stock piled and other unsuitable material would be disposed to a suitable disposal location by tipper </w:t>
        </w:r>
        <w:r w:rsidRPr="00595D75">
          <w:rPr>
            <w:rFonts w:ascii="Verdana" w:eastAsia="Times New Roman" w:hAnsi="Verdana"/>
            <w:color w:val="009900"/>
            <w:sz w:val="18"/>
            <w:u w:val="single"/>
          </w:rPr>
          <w:t>trucks</w:t>
        </w:r>
        <w:r w:rsidRPr="00595D75">
          <w:rPr>
            <w:rFonts w:ascii="Verdana" w:eastAsia="Times New Roman" w:hAnsi="Verdana"/>
            <w:color w:val="222222"/>
            <w:sz w:val="18"/>
            <w:szCs w:val="18"/>
          </w:rPr>
          <w:t>.</w:t>
        </w:r>
        <w:r w:rsidRPr="00595D75">
          <w:rPr>
            <w:rFonts w:ascii="Verdana" w:eastAsia="Times New Roman" w:hAnsi="Verdana"/>
            <w:color w:val="222222"/>
            <w:sz w:val="18"/>
            <w:szCs w:val="18"/>
          </w:rPr>
          <w:br/>
          <w:t>• If the exposed surface is unsuitable for the construction of foundation, necessary excavation would be done for back filling with suitable material.</w:t>
        </w:r>
      </w:ins>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Default="00595D75" w:rsidP="007D21EA">
      <w:pPr>
        <w:shd w:val="clear" w:color="auto" w:fill="FFFFFF"/>
        <w:spacing w:line="300" w:lineRule="atLeast"/>
        <w:rPr>
          <w:rFonts w:ascii="Verdana" w:eastAsia="Times New Roman" w:hAnsi="Verdana"/>
          <w:color w:val="222222"/>
          <w:sz w:val="18"/>
          <w:szCs w:val="18"/>
        </w:rPr>
      </w:pPr>
    </w:p>
    <w:p w:rsidR="00595D75" w:rsidRPr="00595D75" w:rsidRDefault="00595D75" w:rsidP="00595D75">
      <w:pPr>
        <w:shd w:val="clear" w:color="auto" w:fill="FFFFFF"/>
        <w:spacing w:after="150" w:line="300" w:lineRule="atLeast"/>
        <w:outlineLvl w:val="1"/>
        <w:rPr>
          <w:rFonts w:ascii="Arial" w:eastAsia="Times New Roman" w:hAnsi="Arial" w:cs="Arial"/>
          <w:color w:val="202020"/>
          <w:kern w:val="36"/>
          <w:sz w:val="27"/>
          <w:szCs w:val="27"/>
        </w:rPr>
      </w:pPr>
      <w:r w:rsidRPr="00595D75">
        <w:rPr>
          <w:rFonts w:ascii="Arial" w:eastAsia="Times New Roman" w:hAnsi="Arial" w:cs="Arial"/>
          <w:color w:val="202020"/>
          <w:kern w:val="36"/>
          <w:sz w:val="27"/>
          <w:szCs w:val="27"/>
        </w:rPr>
        <w:t>Concrete Retaining Wall</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color w:val="222222"/>
          <w:sz w:val="18"/>
          <w:szCs w:val="18"/>
        </w:rPr>
        <w:t>November 8, 2010</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color w:val="222222"/>
          <w:sz w:val="18"/>
          <w:szCs w:val="18"/>
          <w:u w:val="single"/>
        </w:rPr>
        <w:t xml:space="preserve">Reinforcement: </w:t>
      </w:r>
      <w:r w:rsidRPr="00595D75">
        <w:rPr>
          <w:rFonts w:ascii="Verdana" w:eastAsia="Times New Roman" w:hAnsi="Verdana"/>
          <w:color w:val="222222"/>
          <w:sz w:val="18"/>
          <w:szCs w:val="18"/>
        </w:rPr>
        <w:br/>
        <w:t>•    Reinforcement arrangement in the wall section would be provided as shown in the drawing by lapping with previous bar arrangement. If the wall height is more than the single bar length, lapping would be provided at 1/3 of the wall height from its bottom or top.</w:t>
      </w:r>
      <w:r w:rsidRPr="00595D75">
        <w:rPr>
          <w:rFonts w:ascii="Verdana" w:eastAsia="Times New Roman" w:hAnsi="Verdana"/>
          <w:color w:val="222222"/>
          <w:sz w:val="18"/>
          <w:szCs w:val="18"/>
        </w:rPr>
        <w:br/>
        <w:t xml:space="preserve">•    PVC pipes would be placed inside the reinforcement arrangement in </w:t>
      </w:r>
      <w:proofErr w:type="gramStart"/>
      <w:r w:rsidRPr="00595D75">
        <w:rPr>
          <w:rFonts w:ascii="Verdana" w:eastAsia="Times New Roman" w:hAnsi="Verdana"/>
          <w:color w:val="222222"/>
          <w:sz w:val="18"/>
          <w:szCs w:val="18"/>
        </w:rPr>
        <w:t>a spacing</w:t>
      </w:r>
      <w:proofErr w:type="gramEnd"/>
      <w:r w:rsidRPr="00595D75">
        <w:rPr>
          <w:rFonts w:ascii="Verdana" w:eastAsia="Times New Roman" w:hAnsi="Verdana"/>
          <w:color w:val="222222"/>
          <w:sz w:val="18"/>
          <w:szCs w:val="18"/>
        </w:rPr>
        <w:t xml:space="preserve"> as directed by the Engineer in both ways to the required slope and the length for the purpose of providing weep holes.</w:t>
      </w:r>
    </w:p>
    <w:p w:rsidR="00595D75" w:rsidRPr="00595D75" w:rsidRDefault="00595D75" w:rsidP="00595D75">
      <w:pPr>
        <w:shd w:val="clear" w:color="auto" w:fill="FFFFFF"/>
        <w:spacing w:line="300" w:lineRule="atLeast"/>
        <w:rPr>
          <w:rFonts w:ascii="Verdana" w:eastAsia="Times New Roman" w:hAnsi="Verdana"/>
          <w:color w:val="222222"/>
          <w:sz w:val="18"/>
          <w:szCs w:val="18"/>
        </w:rPr>
      </w:pPr>
      <w:r w:rsidRPr="00595D75">
        <w:rPr>
          <w:rFonts w:ascii="Verdana" w:eastAsia="Times New Roman" w:hAnsi="Verdana"/>
          <w:color w:val="222222"/>
          <w:sz w:val="18"/>
          <w:szCs w:val="18"/>
          <w:u w:val="single"/>
        </w:rPr>
        <w:t xml:space="preserve">Concreting Work: </w:t>
      </w:r>
      <w:r w:rsidRPr="00595D75">
        <w:rPr>
          <w:rFonts w:ascii="Verdana" w:eastAsia="Times New Roman" w:hAnsi="Verdana"/>
          <w:color w:val="222222"/>
          <w:sz w:val="18"/>
          <w:szCs w:val="18"/>
        </w:rPr>
        <w:br/>
        <w:t>•    The concreting area of the wall would also be cleaned to remove all the unsuitable matters before start the concreting by a manual mean or using compressed air.</w:t>
      </w:r>
      <w:r w:rsidRPr="00595D75">
        <w:rPr>
          <w:rFonts w:ascii="Verdana" w:eastAsia="Times New Roman" w:hAnsi="Verdana"/>
          <w:color w:val="222222"/>
          <w:sz w:val="18"/>
          <w:szCs w:val="18"/>
        </w:rPr>
        <w:br/>
        <w:t xml:space="preserve">•    12mm thick </w:t>
      </w:r>
      <w:proofErr w:type="spellStart"/>
      <w:r w:rsidRPr="00595D75">
        <w:rPr>
          <w:rFonts w:ascii="Verdana" w:eastAsia="Times New Roman" w:hAnsi="Verdana"/>
          <w:color w:val="222222"/>
          <w:sz w:val="18"/>
          <w:szCs w:val="18"/>
        </w:rPr>
        <w:t>regiform</w:t>
      </w:r>
      <w:proofErr w:type="spellEnd"/>
      <w:r w:rsidRPr="00595D75">
        <w:rPr>
          <w:rFonts w:ascii="Verdana" w:eastAsia="Times New Roman" w:hAnsi="Verdana"/>
          <w:color w:val="222222"/>
          <w:sz w:val="18"/>
          <w:szCs w:val="18"/>
        </w:rPr>
        <w:t xml:space="preserve"> sheet would be placed vertically in each 5m intervals for the purpose of Expansion joints (length of the interval can be change due to the length of the retaining wall</w:t>
      </w:r>
      <w:proofErr w:type="gramStart"/>
      <w:r w:rsidRPr="00595D75">
        <w:rPr>
          <w:rFonts w:ascii="Verdana" w:eastAsia="Times New Roman" w:hAnsi="Verdana"/>
          <w:color w:val="222222"/>
          <w:sz w:val="18"/>
          <w:szCs w:val="18"/>
        </w:rPr>
        <w:t>)</w:t>
      </w:r>
      <w:proofErr w:type="gramEnd"/>
      <w:r w:rsidRPr="00595D75">
        <w:rPr>
          <w:rFonts w:ascii="Verdana" w:eastAsia="Times New Roman" w:hAnsi="Verdana"/>
          <w:color w:val="222222"/>
          <w:sz w:val="18"/>
          <w:szCs w:val="18"/>
        </w:rPr>
        <w:br/>
        <w:t>•    Slump of the mix would be tested at the site by the standard slump measuring methods and the result shall confirm to the specified workability of the concrete mix.</w:t>
      </w:r>
      <w:r w:rsidRPr="00595D75">
        <w:rPr>
          <w:rFonts w:ascii="Verdana" w:eastAsia="Times New Roman" w:hAnsi="Verdana"/>
          <w:color w:val="222222"/>
          <w:sz w:val="18"/>
          <w:szCs w:val="18"/>
        </w:rPr>
        <w:br/>
        <w:t>•    Concrete would be placed in successive layers and porker vibrator would be applied while concreting. Shutter vibrators would also be applied while concreting where the volume of concreting is too large.</w:t>
      </w:r>
      <w:r w:rsidRPr="00595D75">
        <w:rPr>
          <w:rFonts w:ascii="Verdana" w:eastAsia="Times New Roman" w:hAnsi="Verdana"/>
          <w:color w:val="222222"/>
          <w:sz w:val="18"/>
          <w:szCs w:val="18"/>
        </w:rPr>
        <w:br/>
        <w:t>•    Curing would be done for base concreting using wet gunny bags after 24 hrs from concreting and it would be preceded up to 7 days.</w:t>
      </w:r>
      <w:r w:rsidRPr="00595D75">
        <w:rPr>
          <w:rFonts w:ascii="Verdana" w:eastAsia="Times New Roman" w:hAnsi="Verdana"/>
          <w:color w:val="222222"/>
          <w:sz w:val="18"/>
          <w:szCs w:val="18"/>
        </w:rPr>
        <w:br/>
        <w:t xml:space="preserve">•    Inlet of the weep hole would be enclosed by a suitable </w:t>
      </w:r>
      <w:proofErr w:type="spellStart"/>
      <w:r w:rsidRPr="00595D75">
        <w:rPr>
          <w:rFonts w:ascii="Verdana" w:eastAsia="Times New Roman" w:hAnsi="Verdana"/>
          <w:color w:val="222222"/>
          <w:sz w:val="18"/>
          <w:szCs w:val="18"/>
        </w:rPr>
        <w:t>geotextile</w:t>
      </w:r>
      <w:proofErr w:type="spellEnd"/>
      <w:r w:rsidRPr="00595D75">
        <w:rPr>
          <w:rFonts w:ascii="Verdana" w:eastAsia="Times New Roman" w:hAnsi="Verdana"/>
          <w:color w:val="222222"/>
          <w:sz w:val="18"/>
          <w:szCs w:val="18"/>
        </w:rPr>
        <w:t xml:space="preserve"> and stone packing would be made around the </w:t>
      </w:r>
      <w:proofErr w:type="spellStart"/>
      <w:r w:rsidRPr="00595D75">
        <w:rPr>
          <w:rFonts w:ascii="Verdana" w:eastAsia="Times New Roman" w:hAnsi="Verdana"/>
          <w:color w:val="222222"/>
          <w:sz w:val="18"/>
          <w:szCs w:val="18"/>
        </w:rPr>
        <w:t>geotextile</w:t>
      </w:r>
      <w:proofErr w:type="spellEnd"/>
      <w:r w:rsidRPr="00595D75">
        <w:rPr>
          <w:rFonts w:ascii="Verdana" w:eastAsia="Times New Roman" w:hAnsi="Verdana"/>
          <w:color w:val="222222"/>
          <w:sz w:val="18"/>
          <w:szCs w:val="18"/>
        </w:rPr>
        <w:t>.</w:t>
      </w:r>
    </w:p>
    <w:p w:rsidR="00595D75" w:rsidRPr="00595D75" w:rsidRDefault="00595D75" w:rsidP="00595D75">
      <w:pPr>
        <w:shd w:val="clear" w:color="auto" w:fill="FFFFFF"/>
        <w:spacing w:line="300" w:lineRule="atLeast"/>
        <w:rPr>
          <w:ins w:id="124" w:author="Unknown"/>
          <w:rFonts w:ascii="Verdana" w:eastAsia="Times New Roman" w:hAnsi="Verdana"/>
          <w:color w:val="222222"/>
          <w:sz w:val="18"/>
          <w:szCs w:val="18"/>
        </w:rPr>
      </w:pPr>
      <w:ins w:id="125" w:author="Unknown">
        <w:r w:rsidRPr="00595D75">
          <w:rPr>
            <w:rFonts w:ascii="Verdana" w:eastAsia="Times New Roman" w:hAnsi="Verdana"/>
            <w:color w:val="222222"/>
            <w:sz w:val="18"/>
            <w:szCs w:val="18"/>
          </w:rPr>
          <w:pict/>
        </w:r>
      </w:ins>
      <w:r w:rsidRPr="00595D75">
        <w:rPr>
          <w:rFonts w:ascii="Verdana" w:eastAsia="Times New Roman" w:hAnsi="Verdana"/>
          <w:color w:val="222222"/>
          <w:sz w:val="18"/>
          <w:szCs w:val="18"/>
        </w:rPr>
        <w:pict/>
      </w:r>
      <w:ins w:id="126" w:author="Unknown">
        <w:r w:rsidRPr="00595D75">
          <w:rPr>
            <w:rFonts w:ascii="Verdana" w:eastAsia="Times New Roman" w:hAnsi="Verdana"/>
            <w:color w:val="222222"/>
            <w:sz w:val="18"/>
            <w:szCs w:val="18"/>
            <w:u w:val="single"/>
          </w:rPr>
          <w:t xml:space="preserve">Backfilling </w:t>
        </w:r>
        <w:r w:rsidRPr="00595D75">
          <w:rPr>
            <w:rFonts w:ascii="Verdana" w:eastAsia="Times New Roman" w:hAnsi="Verdana"/>
            <w:color w:val="222222"/>
            <w:sz w:val="18"/>
            <w:szCs w:val="18"/>
          </w:rPr>
          <w:br/>
          <w:t>•    Back filling behind the structure would be done using suitable filling materials</w:t>
        </w:r>
        <w:r w:rsidRPr="00595D75">
          <w:rPr>
            <w:rFonts w:ascii="Verdana" w:eastAsia="Times New Roman" w:hAnsi="Verdana"/>
            <w:color w:val="222222"/>
            <w:sz w:val="18"/>
            <w:szCs w:val="18"/>
          </w:rPr>
          <w:br/>
          <w:t>•    Lower layers would be filled using embankment type 02 materials</w:t>
        </w:r>
        <w:r w:rsidRPr="00595D75">
          <w:rPr>
            <w:rFonts w:ascii="Verdana" w:eastAsia="Times New Roman" w:hAnsi="Verdana"/>
            <w:color w:val="222222"/>
            <w:sz w:val="18"/>
            <w:szCs w:val="18"/>
          </w:rPr>
          <w:br/>
          <w:t>•    Top 500 mm would be filled using embankment type 01 material</w:t>
        </w:r>
        <w:r w:rsidRPr="00595D75">
          <w:rPr>
            <w:rFonts w:ascii="Verdana" w:eastAsia="Times New Roman" w:hAnsi="Verdana"/>
            <w:color w:val="222222"/>
            <w:sz w:val="18"/>
            <w:szCs w:val="18"/>
          </w:rPr>
          <w:br/>
          <w:t>•    Compaction would be preceded in successive layers with the application of vibrator roller or rammers.</w:t>
        </w:r>
      </w:ins>
    </w:p>
    <w:p w:rsidR="00595D75" w:rsidRPr="00595D75" w:rsidRDefault="00595D75" w:rsidP="00595D75">
      <w:pPr>
        <w:shd w:val="clear" w:color="auto" w:fill="FFFFFF"/>
        <w:spacing w:line="300" w:lineRule="atLeast"/>
        <w:rPr>
          <w:ins w:id="127" w:author="Unknown"/>
          <w:rFonts w:ascii="Verdana" w:eastAsia="Times New Roman" w:hAnsi="Verdana"/>
          <w:color w:val="222222"/>
          <w:sz w:val="18"/>
          <w:szCs w:val="18"/>
        </w:rPr>
      </w:pPr>
      <w:ins w:id="128" w:author="Unknown">
        <w:r w:rsidRPr="00595D75">
          <w:rPr>
            <w:rFonts w:ascii="Verdana" w:eastAsia="Times New Roman" w:hAnsi="Verdana"/>
            <w:b/>
            <w:bCs/>
            <w:color w:val="222222"/>
            <w:sz w:val="18"/>
          </w:rPr>
          <w:t>6.0. Safety Plan</w:t>
        </w:r>
        <w:r w:rsidRPr="00595D75">
          <w:rPr>
            <w:rFonts w:ascii="Verdana" w:eastAsia="Times New Roman" w:hAnsi="Verdana"/>
            <w:color w:val="222222"/>
            <w:sz w:val="18"/>
            <w:szCs w:val="18"/>
          </w:rPr>
          <w:br/>
        </w:r>
        <w:r w:rsidRPr="00595D75">
          <w:rPr>
            <w:rFonts w:ascii="Verdana" w:eastAsia="Times New Roman" w:hAnsi="Verdana"/>
            <w:b/>
            <w:bCs/>
            <w:color w:val="222222"/>
            <w:sz w:val="18"/>
            <w:szCs w:val="18"/>
          </w:rPr>
          <w:br/>
        </w:r>
        <w:r w:rsidRPr="00595D75">
          <w:rPr>
            <w:rFonts w:ascii="Verdana" w:eastAsia="Times New Roman" w:hAnsi="Verdana"/>
            <w:b/>
            <w:bCs/>
            <w:color w:val="222222"/>
            <w:sz w:val="18"/>
          </w:rPr>
          <w:t>6.1 Safety Management Action Plan</w:t>
        </w:r>
        <w:r w:rsidRPr="00595D75">
          <w:rPr>
            <w:rFonts w:ascii="Verdana" w:eastAsia="Times New Roman" w:hAnsi="Verdana"/>
            <w:color w:val="222222"/>
            <w:sz w:val="18"/>
            <w:szCs w:val="18"/>
          </w:rPr>
          <w:br/>
          <w:t xml:space="preserve">In order to minimize the occurrence of site accident, the provision of a safe working environment for workers </w:t>
        </w:r>
        <w:r w:rsidRPr="00595D75">
          <w:rPr>
            <w:rFonts w:ascii="Verdana" w:eastAsia="Times New Roman" w:hAnsi="Verdana"/>
            <w:color w:val="009900"/>
            <w:sz w:val="18"/>
            <w:u w:val="single"/>
          </w:rPr>
          <w:t>to work</w:t>
        </w:r>
        <w:r w:rsidRPr="00595D75">
          <w:rPr>
            <w:rFonts w:ascii="Verdana" w:eastAsia="Times New Roman" w:hAnsi="Verdana"/>
            <w:color w:val="222222"/>
            <w:sz w:val="18"/>
            <w:szCs w:val="18"/>
          </w:rPr>
          <w:t xml:space="preserve"> is essential.  Our company </w:t>
        </w:r>
        <w:proofErr w:type="spellStart"/>
        <w:r w:rsidRPr="00595D75">
          <w:rPr>
            <w:rFonts w:ascii="Verdana" w:eastAsia="Times New Roman" w:hAnsi="Verdana"/>
            <w:color w:val="222222"/>
            <w:sz w:val="18"/>
            <w:szCs w:val="18"/>
          </w:rPr>
          <w:t>endeavors</w:t>
        </w:r>
        <w:proofErr w:type="spellEnd"/>
        <w:r w:rsidRPr="00595D75">
          <w:rPr>
            <w:rFonts w:ascii="Verdana" w:eastAsia="Times New Roman" w:hAnsi="Verdana"/>
            <w:color w:val="222222"/>
            <w:sz w:val="18"/>
            <w:szCs w:val="18"/>
          </w:rPr>
          <w:t xml:space="preserve"> to make a zero accident record in each site.  In addition to the above, the following safety precaution must also be implemented in achieving the minimization of site accidents.</w:t>
        </w:r>
        <w:r w:rsidRPr="00595D75">
          <w:rPr>
            <w:rFonts w:ascii="Verdana" w:eastAsia="Times New Roman" w:hAnsi="Verdana"/>
            <w:color w:val="222222"/>
            <w:sz w:val="18"/>
            <w:szCs w:val="18"/>
          </w:rPr>
          <w:br/>
        </w:r>
        <w:r w:rsidRPr="00595D75">
          <w:rPr>
            <w:rFonts w:ascii="Verdana" w:eastAsia="Times New Roman" w:hAnsi="Verdana"/>
            <w:b/>
            <w:bCs/>
            <w:color w:val="222222"/>
            <w:sz w:val="18"/>
            <w:szCs w:val="18"/>
          </w:rPr>
          <w:br/>
        </w:r>
        <w:r w:rsidRPr="00595D75">
          <w:rPr>
            <w:rFonts w:ascii="Verdana" w:eastAsia="Times New Roman" w:hAnsi="Verdana"/>
            <w:b/>
            <w:bCs/>
            <w:color w:val="222222"/>
            <w:sz w:val="18"/>
          </w:rPr>
          <w:t xml:space="preserve">6.1.1 Site Staff and </w:t>
        </w:r>
        <w:proofErr w:type="spellStart"/>
        <w:r w:rsidRPr="00595D75">
          <w:rPr>
            <w:rFonts w:ascii="Verdana" w:eastAsia="Times New Roman" w:hAnsi="Verdana"/>
            <w:b/>
            <w:bCs/>
            <w:color w:val="222222"/>
            <w:sz w:val="18"/>
          </w:rPr>
          <w:t>Labor</w:t>
        </w:r>
        <w:proofErr w:type="spellEnd"/>
        <w:r w:rsidRPr="00595D75">
          <w:rPr>
            <w:rFonts w:ascii="Verdana" w:eastAsia="Times New Roman" w:hAnsi="Verdana"/>
            <w:color w:val="222222"/>
            <w:sz w:val="18"/>
            <w:szCs w:val="18"/>
          </w:rPr>
          <w:br/>
          <w:t xml:space="preserve">•    Safety Induction Training would be conducted to all new employees by the </w:t>
        </w:r>
        <w:r w:rsidRPr="00595D75">
          <w:rPr>
            <w:rFonts w:ascii="Verdana" w:eastAsia="Times New Roman" w:hAnsi="Verdana"/>
            <w:color w:val="009900"/>
            <w:sz w:val="18"/>
            <w:u w:val="single"/>
          </w:rPr>
          <w:t>Safety Officer</w:t>
        </w:r>
        <w:r w:rsidRPr="00595D75">
          <w:rPr>
            <w:rFonts w:ascii="Verdana" w:eastAsia="Times New Roman" w:hAnsi="Verdana"/>
            <w:color w:val="222222"/>
            <w:sz w:val="18"/>
            <w:szCs w:val="18"/>
          </w:rPr>
          <w:t xml:space="preserve"> prior to start any work.</w:t>
        </w:r>
        <w:r w:rsidRPr="00595D75">
          <w:rPr>
            <w:rFonts w:ascii="Verdana" w:eastAsia="Times New Roman" w:hAnsi="Verdana"/>
            <w:color w:val="222222"/>
            <w:sz w:val="18"/>
            <w:szCs w:val="18"/>
          </w:rPr>
          <w:br/>
          <w:t xml:space="preserve">•    Regular safety induction courses and </w:t>
        </w:r>
        <w:r w:rsidRPr="00595D75">
          <w:rPr>
            <w:rFonts w:ascii="Verdana" w:eastAsia="Times New Roman" w:hAnsi="Verdana"/>
            <w:color w:val="009900"/>
            <w:sz w:val="18"/>
            <w:u w:val="single"/>
          </w:rPr>
          <w:t>toolbox</w:t>
        </w:r>
        <w:r w:rsidRPr="00595D75">
          <w:rPr>
            <w:rFonts w:ascii="Verdana" w:eastAsia="Times New Roman" w:hAnsi="Verdana"/>
            <w:color w:val="222222"/>
            <w:sz w:val="18"/>
            <w:szCs w:val="18"/>
          </w:rPr>
          <w:t xml:space="preserve"> talks would be arranged on site for operative and supervisory staffs and in particular for those new workers.</w:t>
        </w:r>
        <w:r w:rsidRPr="00595D75">
          <w:rPr>
            <w:rFonts w:ascii="Verdana" w:eastAsia="Times New Roman" w:hAnsi="Verdana"/>
            <w:color w:val="222222"/>
            <w:sz w:val="18"/>
            <w:szCs w:val="18"/>
          </w:rPr>
          <w:br/>
          <w:t xml:space="preserve">•    Personal Protective Equipment (PPE) such as </w:t>
        </w:r>
        <w:r w:rsidRPr="00595D75">
          <w:rPr>
            <w:rFonts w:ascii="Verdana" w:eastAsia="Times New Roman" w:hAnsi="Verdana"/>
            <w:color w:val="009900"/>
            <w:sz w:val="18"/>
            <w:u w:val="single"/>
          </w:rPr>
          <w:t>safety boots</w:t>
        </w:r>
        <w:r w:rsidRPr="00595D75">
          <w:rPr>
            <w:rFonts w:ascii="Verdana" w:eastAsia="Times New Roman" w:hAnsi="Verdana"/>
            <w:color w:val="222222"/>
            <w:sz w:val="18"/>
            <w:szCs w:val="18"/>
          </w:rPr>
          <w:t xml:space="preserve"> and helmets would be </w:t>
        </w:r>
        <w:r w:rsidRPr="00595D75">
          <w:rPr>
            <w:rFonts w:ascii="Verdana" w:eastAsia="Times New Roman" w:hAnsi="Verdana"/>
            <w:color w:val="222222"/>
            <w:sz w:val="18"/>
            <w:szCs w:val="18"/>
          </w:rPr>
          <w:lastRenderedPageBreak/>
          <w:t>provided with workers.  In addition, adequate PPE (e.g. ear and eye protectors) should also be available for construction works as required.</w:t>
        </w:r>
        <w:r w:rsidRPr="00595D75">
          <w:rPr>
            <w:rFonts w:ascii="Verdana" w:eastAsia="Times New Roman" w:hAnsi="Verdana"/>
            <w:color w:val="222222"/>
            <w:sz w:val="18"/>
            <w:szCs w:val="18"/>
          </w:rPr>
          <w:br/>
          <w:t xml:space="preserve">•    Barricades with </w:t>
        </w:r>
        <w:r w:rsidRPr="00595D75">
          <w:rPr>
            <w:rFonts w:ascii="Verdana" w:eastAsia="Times New Roman" w:hAnsi="Verdana"/>
            <w:color w:val="009900"/>
            <w:sz w:val="18"/>
            <w:u w:val="single"/>
          </w:rPr>
          <w:t>warning signs</w:t>
        </w:r>
        <w:r w:rsidRPr="00595D75">
          <w:rPr>
            <w:rFonts w:ascii="Verdana" w:eastAsia="Times New Roman" w:hAnsi="Verdana"/>
            <w:color w:val="222222"/>
            <w:sz w:val="18"/>
            <w:szCs w:val="18"/>
          </w:rPr>
          <w:t xml:space="preserve"> would be established all around the excavated area, “Retaining wall under Construction” the wording would be given in all three languages.</w:t>
        </w:r>
        <w:r w:rsidRPr="00595D75">
          <w:rPr>
            <w:rFonts w:ascii="Verdana" w:eastAsia="Times New Roman" w:hAnsi="Verdana"/>
            <w:color w:val="222222"/>
            <w:sz w:val="18"/>
            <w:szCs w:val="18"/>
          </w:rPr>
          <w:br/>
          <w:t>•    All tools, plant, equipment and temporary facilities and all other items use to carry out the work should be in a safe, sound and good condition.</w:t>
        </w:r>
        <w:r w:rsidRPr="00595D75">
          <w:rPr>
            <w:rFonts w:ascii="Verdana" w:eastAsia="Times New Roman" w:hAnsi="Verdana"/>
            <w:color w:val="222222"/>
            <w:sz w:val="18"/>
            <w:szCs w:val="18"/>
          </w:rPr>
          <w:br/>
          <w:t>•    Alcoholic drinks and other substances, which may impair judgment, would be prohibited from the Site.</w:t>
        </w:r>
        <w:r w:rsidRPr="00595D75">
          <w:rPr>
            <w:rFonts w:ascii="Verdana" w:eastAsia="Times New Roman" w:hAnsi="Verdana"/>
            <w:color w:val="222222"/>
            <w:sz w:val="18"/>
            <w:szCs w:val="18"/>
          </w:rPr>
          <w:br/>
          <w:t xml:space="preserve">•    Working </w:t>
        </w:r>
        <w:r w:rsidRPr="00595D75">
          <w:rPr>
            <w:rFonts w:ascii="Verdana" w:eastAsia="Times New Roman" w:hAnsi="Verdana"/>
            <w:color w:val="009900"/>
            <w:sz w:val="18"/>
            <w:u w:val="single"/>
          </w:rPr>
          <w:t>Radius</w:t>
        </w:r>
        <w:r w:rsidRPr="00595D75">
          <w:rPr>
            <w:rFonts w:ascii="Verdana" w:eastAsia="Times New Roman" w:hAnsi="Verdana"/>
            <w:color w:val="222222"/>
            <w:sz w:val="18"/>
            <w:szCs w:val="18"/>
          </w:rPr>
          <w:t xml:space="preserve">: </w:t>
        </w:r>
        <w:proofErr w:type="spellStart"/>
        <w:r w:rsidRPr="00595D75">
          <w:rPr>
            <w:rFonts w:ascii="Verdana" w:eastAsia="Times New Roman" w:hAnsi="Verdana"/>
            <w:color w:val="222222"/>
            <w:sz w:val="18"/>
            <w:szCs w:val="18"/>
          </w:rPr>
          <w:t>Mamoties</w:t>
        </w:r>
        <w:proofErr w:type="spellEnd"/>
        <w:r w:rsidRPr="00595D75">
          <w:rPr>
            <w:rFonts w:ascii="Verdana" w:eastAsia="Times New Roman" w:hAnsi="Verdana"/>
            <w:color w:val="222222"/>
            <w:sz w:val="18"/>
            <w:szCs w:val="18"/>
          </w:rPr>
          <w:t xml:space="preserve"> and jungle clearing knife should have working space to move freely without hurting other employees.</w:t>
        </w:r>
        <w:r w:rsidRPr="00595D75">
          <w:rPr>
            <w:rFonts w:ascii="Verdana" w:eastAsia="Times New Roman" w:hAnsi="Verdana"/>
            <w:color w:val="222222"/>
            <w:sz w:val="18"/>
            <w:szCs w:val="18"/>
          </w:rPr>
          <w:br/>
          <w:t>•    Fall Prevention Measures: Investigation would be take place to identify falling hazards and preventive measures would be taken immediately.</w:t>
        </w:r>
        <w:r w:rsidRPr="00595D75">
          <w:rPr>
            <w:rFonts w:ascii="Verdana" w:eastAsia="Times New Roman" w:hAnsi="Verdana"/>
            <w:color w:val="222222"/>
            <w:sz w:val="18"/>
            <w:szCs w:val="18"/>
          </w:rPr>
          <w:br/>
          <w:t xml:space="preserve">•    Workers would not be allowed to work in the stream water unless provide with a safety belt with a long lanyard in order to rescue them in case of drowning. In addition, workers would be provided with </w:t>
        </w:r>
        <w:r w:rsidRPr="00595D75">
          <w:rPr>
            <w:rFonts w:ascii="Verdana" w:eastAsia="Times New Roman" w:hAnsi="Verdana"/>
            <w:color w:val="009900"/>
            <w:sz w:val="18"/>
            <w:u w:val="single"/>
          </w:rPr>
          <w:t>life jackets</w:t>
        </w:r>
        <w:r w:rsidRPr="00595D75">
          <w:rPr>
            <w:rFonts w:ascii="Verdana" w:eastAsia="Times New Roman" w:hAnsi="Verdana"/>
            <w:color w:val="222222"/>
            <w:sz w:val="18"/>
            <w:szCs w:val="18"/>
          </w:rPr>
          <w:t>.</w:t>
        </w:r>
        <w:r w:rsidRPr="00595D75">
          <w:rPr>
            <w:rFonts w:ascii="Verdana" w:eastAsia="Times New Roman" w:hAnsi="Verdana"/>
            <w:color w:val="222222"/>
            <w:sz w:val="18"/>
            <w:szCs w:val="18"/>
          </w:rPr>
          <w:br/>
          <w:t>•    A notice would be erected to prevent outsiders entering to our work sites, “No Entry for Outsiders”.</w:t>
        </w:r>
        <w:r w:rsidRPr="00595D75">
          <w:rPr>
            <w:rFonts w:ascii="Verdana" w:eastAsia="Times New Roman" w:hAnsi="Verdana"/>
            <w:color w:val="222222"/>
            <w:sz w:val="18"/>
            <w:szCs w:val="18"/>
          </w:rPr>
          <w:br/>
          <w:t>•    Signalmen would be deployed if the work spaces disturb traffic flow in the main road.  A traffic supervisor would also be deployed to take responsibility over the traffic control.</w:t>
        </w:r>
        <w:r w:rsidRPr="00595D75">
          <w:rPr>
            <w:rFonts w:ascii="Verdana" w:eastAsia="Times New Roman" w:hAnsi="Verdana"/>
            <w:color w:val="222222"/>
            <w:sz w:val="18"/>
            <w:szCs w:val="18"/>
          </w:rPr>
          <w:br/>
          <w:t>•    </w:t>
        </w:r>
        <w:r w:rsidRPr="00595D75">
          <w:rPr>
            <w:rFonts w:ascii="Verdana" w:eastAsia="Times New Roman" w:hAnsi="Verdana"/>
            <w:color w:val="009900"/>
            <w:sz w:val="18"/>
            <w:u w:val="single"/>
          </w:rPr>
          <w:t>First Aid</w:t>
        </w:r>
        <w:r w:rsidRPr="00595D75">
          <w:rPr>
            <w:rFonts w:ascii="Verdana" w:eastAsia="Times New Roman" w:hAnsi="Verdana"/>
            <w:color w:val="222222"/>
            <w:sz w:val="18"/>
            <w:szCs w:val="18"/>
          </w:rPr>
          <w:t xml:space="preserve"> Facilities: First aid facilities such as a </w:t>
        </w:r>
        <w:r w:rsidRPr="00595D75">
          <w:rPr>
            <w:rFonts w:ascii="Verdana" w:eastAsia="Times New Roman" w:hAnsi="Verdana"/>
            <w:color w:val="009900"/>
            <w:sz w:val="18"/>
            <w:u w:val="single"/>
          </w:rPr>
          <w:t>first aid box</w:t>
        </w:r>
        <w:r w:rsidRPr="00595D75">
          <w:rPr>
            <w:rFonts w:ascii="Verdana" w:eastAsia="Times New Roman" w:hAnsi="Verdana"/>
            <w:color w:val="222222"/>
            <w:sz w:val="18"/>
            <w:szCs w:val="18"/>
          </w:rPr>
          <w:t xml:space="preserve"> would be made available for in case of minor injury treatment.</w:t>
        </w:r>
      </w:ins>
    </w:p>
    <w:p w:rsidR="00595D75" w:rsidRDefault="00595D75"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126664" w:rsidRDefault="00126664" w:rsidP="007D21EA">
      <w:pPr>
        <w:shd w:val="clear" w:color="auto" w:fill="FFFFFF"/>
        <w:spacing w:line="300" w:lineRule="atLeast"/>
        <w:rPr>
          <w:rFonts w:ascii="Verdana" w:eastAsia="Times New Roman" w:hAnsi="Verdana"/>
          <w:color w:val="222222"/>
          <w:sz w:val="18"/>
          <w:szCs w:val="18"/>
        </w:rPr>
      </w:pPr>
    </w:p>
    <w:p w:rsidR="007D21EA" w:rsidRDefault="007D21EA" w:rsidP="007D21EA">
      <w:pPr>
        <w:shd w:val="clear" w:color="auto" w:fill="FFFFFF"/>
        <w:spacing w:line="300" w:lineRule="atLeast"/>
        <w:rPr>
          <w:rFonts w:ascii="Verdana" w:eastAsia="Times New Roman" w:hAnsi="Verdana"/>
          <w:color w:val="222222"/>
          <w:sz w:val="18"/>
          <w:szCs w:val="18"/>
        </w:rPr>
      </w:pPr>
    </w:p>
    <w:p w:rsidR="007D21EA" w:rsidRPr="007D21EA" w:rsidRDefault="007D21EA" w:rsidP="007D21EA">
      <w:pPr>
        <w:shd w:val="clear" w:color="auto" w:fill="FFFFFF"/>
        <w:spacing w:line="300" w:lineRule="atLeast"/>
        <w:rPr>
          <w:rFonts w:ascii="Verdana" w:eastAsia="Times New Roman" w:hAnsi="Verdana"/>
          <w:color w:val="222222"/>
          <w:sz w:val="18"/>
          <w:szCs w:val="18"/>
        </w:rPr>
      </w:pPr>
    </w:p>
    <w:p w:rsidR="002273E4" w:rsidRDefault="002273E4"/>
    <w:sectPr w:rsidR="002273E4" w:rsidSect="007D21EA">
      <w:pgSz w:w="11906" w:h="16838"/>
      <w:pgMar w:top="993" w:right="3059" w:bottom="85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56F17"/>
    <w:multiLevelType w:val="multilevel"/>
    <w:tmpl w:val="269C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31378A"/>
    <w:multiLevelType w:val="multilevel"/>
    <w:tmpl w:val="C8029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3334F7"/>
    <w:multiLevelType w:val="multilevel"/>
    <w:tmpl w:val="2578B0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0F75"/>
    <w:rsid w:val="000A56FF"/>
    <w:rsid w:val="000E1EBE"/>
    <w:rsid w:val="00126664"/>
    <w:rsid w:val="002273E4"/>
    <w:rsid w:val="0036737A"/>
    <w:rsid w:val="00370F75"/>
    <w:rsid w:val="00595D75"/>
    <w:rsid w:val="007D21EA"/>
    <w:rsid w:val="00AD169A"/>
    <w:rsid w:val="00CF63B3"/>
    <w:rsid w:val="00D03D6F"/>
    <w:rsid w:val="00EC6DE1"/>
    <w:rsid w:val="00F035B1"/>
    <w:rsid w:val="00FF0B87"/>
  </w:rsids>
  <m:mathPr>
    <m:mathFont m:val="Cambria Math"/>
    <m:brkBin m:val="before"/>
    <m:brkBinSub m:val="--"/>
    <m:smallFrac m:val="off"/>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F75"/>
    <w:pPr>
      <w:spacing w:after="0" w:line="240" w:lineRule="auto"/>
    </w:pPr>
    <w:rPr>
      <w:rFonts w:ascii="Times New Roman" w:eastAsiaTheme="minorEastAsia" w:hAnsi="Times New Roman" w:cs="Times New Roman"/>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0F75"/>
    <w:rPr>
      <w:strike w:val="0"/>
      <w:dstrike w:val="0"/>
      <w:color w:val="D51515"/>
      <w:u w:val="none"/>
      <w:effect w:val="none"/>
    </w:rPr>
  </w:style>
  <w:style w:type="character" w:styleId="Strong">
    <w:name w:val="Strong"/>
    <w:basedOn w:val="DefaultParagraphFont"/>
    <w:uiPriority w:val="22"/>
    <w:qFormat/>
    <w:rsid w:val="00370F75"/>
    <w:rPr>
      <w:b/>
      <w:bCs/>
    </w:rPr>
  </w:style>
  <w:style w:type="character" w:styleId="FollowedHyperlink">
    <w:name w:val="FollowedHyperlink"/>
    <w:basedOn w:val="DefaultParagraphFont"/>
    <w:uiPriority w:val="99"/>
    <w:semiHidden/>
    <w:unhideWhenUsed/>
    <w:rsid w:val="00370F75"/>
    <w:rPr>
      <w:color w:val="800080" w:themeColor="followedHyperlink"/>
      <w:u w:val="single"/>
    </w:rPr>
  </w:style>
  <w:style w:type="character" w:customStyle="1" w:styleId="ilad1">
    <w:name w:val="il_ad1"/>
    <w:basedOn w:val="DefaultParagraphFont"/>
    <w:rsid w:val="00D03D6F"/>
    <w:rPr>
      <w:vanish w:val="0"/>
      <w:webHidden w:val="0"/>
      <w:color w:val="009900"/>
      <w:u w:val="single"/>
      <w:specVanish w:val="0"/>
    </w:rPr>
  </w:style>
  <w:style w:type="character" w:customStyle="1" w:styleId="ilad2">
    <w:name w:val="il_ad2"/>
    <w:basedOn w:val="DefaultParagraphFont"/>
    <w:rsid w:val="00D03D6F"/>
    <w:rPr>
      <w:vanish w:val="0"/>
      <w:webHidden w:val="0"/>
      <w:color w:val="009900"/>
      <w:u w:val="single"/>
      <w:specVanish w:val="0"/>
    </w:rPr>
  </w:style>
  <w:style w:type="character" w:customStyle="1" w:styleId="ilad3">
    <w:name w:val="il_ad3"/>
    <w:basedOn w:val="DefaultParagraphFont"/>
    <w:rsid w:val="00D03D6F"/>
    <w:rPr>
      <w:vanish w:val="0"/>
      <w:webHidden w:val="0"/>
      <w:color w:val="009900"/>
      <w:u w:val="single"/>
      <w:specVanish w:val="0"/>
    </w:rPr>
  </w:style>
  <w:style w:type="character" w:customStyle="1" w:styleId="ilad4">
    <w:name w:val="il_ad4"/>
    <w:basedOn w:val="DefaultParagraphFont"/>
    <w:rsid w:val="00F035B1"/>
    <w:rPr>
      <w:vanish w:val="0"/>
      <w:webHidden w:val="0"/>
      <w:color w:val="009900"/>
      <w:u w:val="single"/>
      <w:specVanish w:val="0"/>
    </w:rPr>
  </w:style>
  <w:style w:type="paragraph" w:styleId="BalloonText">
    <w:name w:val="Balloon Text"/>
    <w:basedOn w:val="Normal"/>
    <w:link w:val="BalloonTextChar"/>
    <w:uiPriority w:val="99"/>
    <w:semiHidden/>
    <w:unhideWhenUsed/>
    <w:rsid w:val="00CF63B3"/>
    <w:rPr>
      <w:rFonts w:ascii="Tahoma" w:hAnsi="Tahoma" w:cs="Tahoma"/>
      <w:sz w:val="16"/>
      <w:szCs w:val="16"/>
    </w:rPr>
  </w:style>
  <w:style w:type="character" w:customStyle="1" w:styleId="BalloonTextChar">
    <w:name w:val="Balloon Text Char"/>
    <w:basedOn w:val="DefaultParagraphFont"/>
    <w:link w:val="BalloonText"/>
    <w:uiPriority w:val="99"/>
    <w:semiHidden/>
    <w:rsid w:val="00CF63B3"/>
    <w:rPr>
      <w:rFonts w:ascii="Tahoma" w:eastAsiaTheme="minorEastAsia" w:hAnsi="Tahoma" w:cs="Tahoma"/>
      <w:sz w:val="16"/>
      <w:szCs w:val="16"/>
      <w:lang w:eastAsia="en-ZA"/>
    </w:rPr>
  </w:style>
  <w:style w:type="character" w:styleId="Emphasis">
    <w:name w:val="Emphasis"/>
    <w:basedOn w:val="DefaultParagraphFont"/>
    <w:uiPriority w:val="20"/>
    <w:qFormat/>
    <w:rsid w:val="00EC6DE1"/>
    <w:rPr>
      <w:i/>
      <w:iCs/>
    </w:rPr>
  </w:style>
</w:styles>
</file>

<file path=word/webSettings.xml><?xml version="1.0" encoding="utf-8"?>
<w:webSettings xmlns:r="http://schemas.openxmlformats.org/officeDocument/2006/relationships" xmlns:w="http://schemas.openxmlformats.org/wordprocessingml/2006/main">
  <w:divs>
    <w:div w:id="149564206">
      <w:bodyDiv w:val="1"/>
      <w:marLeft w:val="0"/>
      <w:marRight w:val="0"/>
      <w:marTop w:val="0"/>
      <w:marBottom w:val="0"/>
      <w:divBdr>
        <w:top w:val="none" w:sz="0" w:space="0" w:color="auto"/>
        <w:left w:val="none" w:sz="0" w:space="0" w:color="auto"/>
        <w:bottom w:val="none" w:sz="0" w:space="0" w:color="auto"/>
        <w:right w:val="none" w:sz="0" w:space="0" w:color="auto"/>
      </w:divBdr>
      <w:divsChild>
        <w:div w:id="1265459821">
          <w:marLeft w:val="0"/>
          <w:marRight w:val="0"/>
          <w:marTop w:val="150"/>
          <w:marBottom w:val="150"/>
          <w:divBdr>
            <w:top w:val="double" w:sz="6" w:space="0" w:color="C0C0C0"/>
            <w:left w:val="double" w:sz="6" w:space="15" w:color="C0C0C0"/>
            <w:bottom w:val="double" w:sz="6" w:space="15" w:color="C0C0C0"/>
            <w:right w:val="double" w:sz="6" w:space="15" w:color="C0C0C0"/>
          </w:divBdr>
          <w:divsChild>
            <w:div w:id="1605578540">
              <w:marLeft w:val="0"/>
              <w:marRight w:val="0"/>
              <w:marTop w:val="0"/>
              <w:marBottom w:val="0"/>
              <w:divBdr>
                <w:top w:val="none" w:sz="0" w:space="0" w:color="auto"/>
                <w:left w:val="none" w:sz="0" w:space="0" w:color="auto"/>
                <w:bottom w:val="none" w:sz="0" w:space="0" w:color="auto"/>
                <w:right w:val="none" w:sz="0" w:space="0" w:color="auto"/>
              </w:divBdr>
              <w:divsChild>
                <w:div w:id="7503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67182">
      <w:bodyDiv w:val="1"/>
      <w:marLeft w:val="0"/>
      <w:marRight w:val="0"/>
      <w:marTop w:val="0"/>
      <w:marBottom w:val="0"/>
      <w:divBdr>
        <w:top w:val="none" w:sz="0" w:space="0" w:color="auto"/>
        <w:left w:val="none" w:sz="0" w:space="0" w:color="auto"/>
        <w:bottom w:val="none" w:sz="0" w:space="0" w:color="auto"/>
        <w:right w:val="none" w:sz="0" w:space="0" w:color="auto"/>
      </w:divBdr>
      <w:divsChild>
        <w:div w:id="1662191800">
          <w:marLeft w:val="0"/>
          <w:marRight w:val="0"/>
          <w:marTop w:val="150"/>
          <w:marBottom w:val="150"/>
          <w:divBdr>
            <w:top w:val="double" w:sz="6" w:space="0" w:color="C0C0C0"/>
            <w:left w:val="double" w:sz="6" w:space="15" w:color="C0C0C0"/>
            <w:bottom w:val="double" w:sz="6" w:space="15" w:color="C0C0C0"/>
            <w:right w:val="double" w:sz="6" w:space="15" w:color="C0C0C0"/>
          </w:divBdr>
          <w:divsChild>
            <w:div w:id="733314139">
              <w:marLeft w:val="0"/>
              <w:marRight w:val="0"/>
              <w:marTop w:val="0"/>
              <w:marBottom w:val="0"/>
              <w:divBdr>
                <w:top w:val="none" w:sz="0" w:space="0" w:color="auto"/>
                <w:left w:val="none" w:sz="0" w:space="0" w:color="auto"/>
                <w:bottom w:val="none" w:sz="0" w:space="0" w:color="auto"/>
                <w:right w:val="none" w:sz="0" w:space="0" w:color="auto"/>
              </w:divBdr>
              <w:divsChild>
                <w:div w:id="112466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17866">
      <w:bodyDiv w:val="1"/>
      <w:marLeft w:val="0"/>
      <w:marRight w:val="0"/>
      <w:marTop w:val="0"/>
      <w:marBottom w:val="0"/>
      <w:divBdr>
        <w:top w:val="none" w:sz="0" w:space="0" w:color="auto"/>
        <w:left w:val="none" w:sz="0" w:space="0" w:color="auto"/>
        <w:bottom w:val="none" w:sz="0" w:space="0" w:color="auto"/>
        <w:right w:val="none" w:sz="0" w:space="0" w:color="auto"/>
      </w:divBdr>
      <w:divsChild>
        <w:div w:id="1769277474">
          <w:marLeft w:val="0"/>
          <w:marRight w:val="0"/>
          <w:marTop w:val="150"/>
          <w:marBottom w:val="150"/>
          <w:divBdr>
            <w:top w:val="double" w:sz="6" w:space="0" w:color="C0C0C0"/>
            <w:left w:val="double" w:sz="6" w:space="15" w:color="C0C0C0"/>
            <w:bottom w:val="double" w:sz="6" w:space="15" w:color="C0C0C0"/>
            <w:right w:val="double" w:sz="6" w:space="15" w:color="C0C0C0"/>
          </w:divBdr>
          <w:divsChild>
            <w:div w:id="699479066">
              <w:marLeft w:val="0"/>
              <w:marRight w:val="0"/>
              <w:marTop w:val="0"/>
              <w:marBottom w:val="0"/>
              <w:divBdr>
                <w:top w:val="none" w:sz="0" w:space="0" w:color="auto"/>
                <w:left w:val="none" w:sz="0" w:space="0" w:color="auto"/>
                <w:bottom w:val="none" w:sz="0" w:space="0" w:color="auto"/>
                <w:right w:val="none" w:sz="0" w:space="0" w:color="auto"/>
              </w:divBdr>
              <w:divsChild>
                <w:div w:id="10805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528920">
      <w:bodyDiv w:val="1"/>
      <w:marLeft w:val="0"/>
      <w:marRight w:val="0"/>
      <w:marTop w:val="0"/>
      <w:marBottom w:val="0"/>
      <w:divBdr>
        <w:top w:val="none" w:sz="0" w:space="0" w:color="auto"/>
        <w:left w:val="none" w:sz="0" w:space="0" w:color="auto"/>
        <w:bottom w:val="none" w:sz="0" w:space="0" w:color="auto"/>
        <w:right w:val="none" w:sz="0" w:space="0" w:color="auto"/>
      </w:divBdr>
      <w:divsChild>
        <w:div w:id="580333252">
          <w:marLeft w:val="0"/>
          <w:marRight w:val="0"/>
          <w:marTop w:val="150"/>
          <w:marBottom w:val="150"/>
          <w:divBdr>
            <w:top w:val="double" w:sz="6" w:space="0" w:color="C0C0C0"/>
            <w:left w:val="double" w:sz="6" w:space="15" w:color="C0C0C0"/>
            <w:bottom w:val="double" w:sz="6" w:space="15" w:color="C0C0C0"/>
            <w:right w:val="double" w:sz="6" w:space="15" w:color="C0C0C0"/>
          </w:divBdr>
          <w:divsChild>
            <w:div w:id="1917740447">
              <w:marLeft w:val="0"/>
              <w:marRight w:val="0"/>
              <w:marTop w:val="0"/>
              <w:marBottom w:val="0"/>
              <w:divBdr>
                <w:top w:val="none" w:sz="0" w:space="0" w:color="auto"/>
                <w:left w:val="none" w:sz="0" w:space="0" w:color="auto"/>
                <w:bottom w:val="none" w:sz="0" w:space="0" w:color="auto"/>
                <w:right w:val="none" w:sz="0" w:space="0" w:color="auto"/>
              </w:divBdr>
              <w:divsChild>
                <w:div w:id="12148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45359">
      <w:bodyDiv w:val="1"/>
      <w:marLeft w:val="0"/>
      <w:marRight w:val="0"/>
      <w:marTop w:val="0"/>
      <w:marBottom w:val="0"/>
      <w:divBdr>
        <w:top w:val="none" w:sz="0" w:space="0" w:color="auto"/>
        <w:left w:val="none" w:sz="0" w:space="0" w:color="auto"/>
        <w:bottom w:val="none" w:sz="0" w:space="0" w:color="auto"/>
        <w:right w:val="none" w:sz="0" w:space="0" w:color="auto"/>
      </w:divBdr>
      <w:divsChild>
        <w:div w:id="92867395">
          <w:marLeft w:val="0"/>
          <w:marRight w:val="0"/>
          <w:marTop w:val="150"/>
          <w:marBottom w:val="150"/>
          <w:divBdr>
            <w:top w:val="double" w:sz="6" w:space="0" w:color="C0C0C0"/>
            <w:left w:val="double" w:sz="6" w:space="15" w:color="C0C0C0"/>
            <w:bottom w:val="double" w:sz="6" w:space="15" w:color="C0C0C0"/>
            <w:right w:val="double" w:sz="6" w:space="15" w:color="C0C0C0"/>
          </w:divBdr>
          <w:divsChild>
            <w:div w:id="827526408">
              <w:marLeft w:val="0"/>
              <w:marRight w:val="0"/>
              <w:marTop w:val="0"/>
              <w:marBottom w:val="0"/>
              <w:divBdr>
                <w:top w:val="none" w:sz="0" w:space="0" w:color="auto"/>
                <w:left w:val="none" w:sz="0" w:space="0" w:color="auto"/>
                <w:bottom w:val="none" w:sz="0" w:space="0" w:color="auto"/>
                <w:right w:val="none" w:sz="0" w:space="0" w:color="auto"/>
              </w:divBdr>
              <w:divsChild>
                <w:div w:id="112951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14285">
      <w:bodyDiv w:val="1"/>
      <w:marLeft w:val="0"/>
      <w:marRight w:val="0"/>
      <w:marTop w:val="0"/>
      <w:marBottom w:val="0"/>
      <w:divBdr>
        <w:top w:val="none" w:sz="0" w:space="0" w:color="auto"/>
        <w:left w:val="none" w:sz="0" w:space="0" w:color="auto"/>
        <w:bottom w:val="none" w:sz="0" w:space="0" w:color="auto"/>
        <w:right w:val="none" w:sz="0" w:space="0" w:color="auto"/>
      </w:divBdr>
      <w:divsChild>
        <w:div w:id="647365156">
          <w:marLeft w:val="0"/>
          <w:marRight w:val="0"/>
          <w:marTop w:val="150"/>
          <w:marBottom w:val="150"/>
          <w:divBdr>
            <w:top w:val="double" w:sz="6" w:space="0" w:color="C0C0C0"/>
            <w:left w:val="double" w:sz="6" w:space="15" w:color="C0C0C0"/>
            <w:bottom w:val="double" w:sz="6" w:space="15" w:color="C0C0C0"/>
            <w:right w:val="double" w:sz="6" w:space="15" w:color="C0C0C0"/>
          </w:divBdr>
          <w:divsChild>
            <w:div w:id="839543373">
              <w:marLeft w:val="0"/>
              <w:marRight w:val="0"/>
              <w:marTop w:val="0"/>
              <w:marBottom w:val="0"/>
              <w:divBdr>
                <w:top w:val="none" w:sz="0" w:space="0" w:color="auto"/>
                <w:left w:val="none" w:sz="0" w:space="0" w:color="auto"/>
                <w:bottom w:val="none" w:sz="0" w:space="0" w:color="auto"/>
                <w:right w:val="none" w:sz="0" w:space="0" w:color="auto"/>
              </w:divBdr>
              <w:divsChild>
                <w:div w:id="18615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306">
      <w:bodyDiv w:val="1"/>
      <w:marLeft w:val="0"/>
      <w:marRight w:val="0"/>
      <w:marTop w:val="0"/>
      <w:marBottom w:val="0"/>
      <w:divBdr>
        <w:top w:val="none" w:sz="0" w:space="0" w:color="auto"/>
        <w:left w:val="none" w:sz="0" w:space="0" w:color="auto"/>
        <w:bottom w:val="none" w:sz="0" w:space="0" w:color="auto"/>
        <w:right w:val="none" w:sz="0" w:space="0" w:color="auto"/>
      </w:divBdr>
      <w:divsChild>
        <w:div w:id="124130030">
          <w:marLeft w:val="0"/>
          <w:marRight w:val="0"/>
          <w:marTop w:val="150"/>
          <w:marBottom w:val="150"/>
          <w:divBdr>
            <w:top w:val="double" w:sz="6" w:space="0" w:color="C0C0C0"/>
            <w:left w:val="double" w:sz="6" w:space="15" w:color="C0C0C0"/>
            <w:bottom w:val="double" w:sz="6" w:space="15" w:color="C0C0C0"/>
            <w:right w:val="double" w:sz="6" w:space="15" w:color="C0C0C0"/>
          </w:divBdr>
          <w:divsChild>
            <w:div w:id="1328240670">
              <w:marLeft w:val="0"/>
              <w:marRight w:val="0"/>
              <w:marTop w:val="0"/>
              <w:marBottom w:val="0"/>
              <w:divBdr>
                <w:top w:val="none" w:sz="0" w:space="0" w:color="auto"/>
                <w:left w:val="none" w:sz="0" w:space="0" w:color="auto"/>
                <w:bottom w:val="none" w:sz="0" w:space="0" w:color="auto"/>
                <w:right w:val="none" w:sz="0" w:space="0" w:color="auto"/>
              </w:divBdr>
              <w:divsChild>
                <w:div w:id="20376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795198">
      <w:bodyDiv w:val="1"/>
      <w:marLeft w:val="0"/>
      <w:marRight w:val="0"/>
      <w:marTop w:val="0"/>
      <w:marBottom w:val="0"/>
      <w:divBdr>
        <w:top w:val="none" w:sz="0" w:space="0" w:color="auto"/>
        <w:left w:val="none" w:sz="0" w:space="0" w:color="auto"/>
        <w:bottom w:val="none" w:sz="0" w:space="0" w:color="auto"/>
        <w:right w:val="none" w:sz="0" w:space="0" w:color="auto"/>
      </w:divBdr>
      <w:divsChild>
        <w:div w:id="494147670">
          <w:marLeft w:val="0"/>
          <w:marRight w:val="0"/>
          <w:marTop w:val="150"/>
          <w:marBottom w:val="150"/>
          <w:divBdr>
            <w:top w:val="double" w:sz="6" w:space="0" w:color="C0C0C0"/>
            <w:left w:val="double" w:sz="6" w:space="15" w:color="C0C0C0"/>
            <w:bottom w:val="double" w:sz="6" w:space="15" w:color="C0C0C0"/>
            <w:right w:val="double" w:sz="6" w:space="15" w:color="C0C0C0"/>
          </w:divBdr>
          <w:divsChild>
            <w:div w:id="1446533467">
              <w:marLeft w:val="0"/>
              <w:marRight w:val="0"/>
              <w:marTop w:val="0"/>
              <w:marBottom w:val="0"/>
              <w:divBdr>
                <w:top w:val="none" w:sz="0" w:space="0" w:color="auto"/>
                <w:left w:val="none" w:sz="0" w:space="0" w:color="auto"/>
                <w:bottom w:val="none" w:sz="0" w:space="0" w:color="auto"/>
                <w:right w:val="none" w:sz="0" w:space="0" w:color="auto"/>
              </w:divBdr>
              <w:divsChild>
                <w:div w:id="20312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196372">
      <w:bodyDiv w:val="1"/>
      <w:marLeft w:val="0"/>
      <w:marRight w:val="0"/>
      <w:marTop w:val="0"/>
      <w:marBottom w:val="0"/>
      <w:divBdr>
        <w:top w:val="none" w:sz="0" w:space="0" w:color="auto"/>
        <w:left w:val="none" w:sz="0" w:space="0" w:color="auto"/>
        <w:bottom w:val="none" w:sz="0" w:space="0" w:color="auto"/>
        <w:right w:val="none" w:sz="0" w:space="0" w:color="auto"/>
      </w:divBdr>
      <w:divsChild>
        <w:div w:id="940991740">
          <w:marLeft w:val="0"/>
          <w:marRight w:val="0"/>
          <w:marTop w:val="150"/>
          <w:marBottom w:val="150"/>
          <w:divBdr>
            <w:top w:val="double" w:sz="6" w:space="0" w:color="C0C0C0"/>
            <w:left w:val="double" w:sz="6" w:space="15" w:color="C0C0C0"/>
            <w:bottom w:val="double" w:sz="6" w:space="15" w:color="C0C0C0"/>
            <w:right w:val="double" w:sz="6" w:space="15" w:color="C0C0C0"/>
          </w:divBdr>
          <w:divsChild>
            <w:div w:id="1161626832">
              <w:marLeft w:val="0"/>
              <w:marRight w:val="0"/>
              <w:marTop w:val="0"/>
              <w:marBottom w:val="0"/>
              <w:divBdr>
                <w:top w:val="none" w:sz="0" w:space="0" w:color="auto"/>
                <w:left w:val="none" w:sz="0" w:space="0" w:color="auto"/>
                <w:bottom w:val="none" w:sz="0" w:space="0" w:color="auto"/>
                <w:right w:val="none" w:sz="0" w:space="0" w:color="auto"/>
              </w:divBdr>
              <w:divsChild>
                <w:div w:id="393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98399">
      <w:bodyDiv w:val="1"/>
      <w:marLeft w:val="0"/>
      <w:marRight w:val="0"/>
      <w:marTop w:val="0"/>
      <w:marBottom w:val="0"/>
      <w:divBdr>
        <w:top w:val="none" w:sz="0" w:space="0" w:color="auto"/>
        <w:left w:val="none" w:sz="0" w:space="0" w:color="auto"/>
        <w:bottom w:val="none" w:sz="0" w:space="0" w:color="auto"/>
        <w:right w:val="none" w:sz="0" w:space="0" w:color="auto"/>
      </w:divBdr>
      <w:divsChild>
        <w:div w:id="849485845">
          <w:marLeft w:val="0"/>
          <w:marRight w:val="0"/>
          <w:marTop w:val="150"/>
          <w:marBottom w:val="150"/>
          <w:divBdr>
            <w:top w:val="double" w:sz="6" w:space="0" w:color="C0C0C0"/>
            <w:left w:val="double" w:sz="6" w:space="15" w:color="C0C0C0"/>
            <w:bottom w:val="double" w:sz="6" w:space="15" w:color="C0C0C0"/>
            <w:right w:val="double" w:sz="6" w:space="15" w:color="C0C0C0"/>
          </w:divBdr>
          <w:divsChild>
            <w:div w:id="700085437">
              <w:marLeft w:val="0"/>
              <w:marRight w:val="0"/>
              <w:marTop w:val="0"/>
              <w:marBottom w:val="0"/>
              <w:divBdr>
                <w:top w:val="none" w:sz="0" w:space="0" w:color="auto"/>
                <w:left w:val="none" w:sz="0" w:space="0" w:color="auto"/>
                <w:bottom w:val="none" w:sz="0" w:space="0" w:color="auto"/>
                <w:right w:val="none" w:sz="0" w:space="0" w:color="auto"/>
              </w:divBdr>
              <w:divsChild>
                <w:div w:id="20402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51333">
      <w:bodyDiv w:val="1"/>
      <w:marLeft w:val="0"/>
      <w:marRight w:val="0"/>
      <w:marTop w:val="0"/>
      <w:marBottom w:val="0"/>
      <w:divBdr>
        <w:top w:val="none" w:sz="0" w:space="0" w:color="auto"/>
        <w:left w:val="none" w:sz="0" w:space="0" w:color="auto"/>
        <w:bottom w:val="none" w:sz="0" w:space="0" w:color="auto"/>
        <w:right w:val="none" w:sz="0" w:space="0" w:color="auto"/>
      </w:divBdr>
      <w:divsChild>
        <w:div w:id="564803399">
          <w:marLeft w:val="0"/>
          <w:marRight w:val="0"/>
          <w:marTop w:val="150"/>
          <w:marBottom w:val="150"/>
          <w:divBdr>
            <w:top w:val="double" w:sz="6" w:space="0" w:color="C0C0C0"/>
            <w:left w:val="double" w:sz="6" w:space="15" w:color="C0C0C0"/>
            <w:bottom w:val="double" w:sz="6" w:space="15" w:color="C0C0C0"/>
            <w:right w:val="double" w:sz="6" w:space="15" w:color="C0C0C0"/>
          </w:divBdr>
          <w:divsChild>
            <w:div w:id="1406761716">
              <w:marLeft w:val="0"/>
              <w:marRight w:val="0"/>
              <w:marTop w:val="0"/>
              <w:marBottom w:val="0"/>
              <w:divBdr>
                <w:top w:val="none" w:sz="0" w:space="0" w:color="auto"/>
                <w:left w:val="none" w:sz="0" w:space="0" w:color="auto"/>
                <w:bottom w:val="none" w:sz="0" w:space="0" w:color="auto"/>
                <w:right w:val="none" w:sz="0" w:space="0" w:color="auto"/>
              </w:divBdr>
              <w:divsChild>
                <w:div w:id="5365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631404">
      <w:bodyDiv w:val="1"/>
      <w:marLeft w:val="0"/>
      <w:marRight w:val="0"/>
      <w:marTop w:val="0"/>
      <w:marBottom w:val="0"/>
      <w:divBdr>
        <w:top w:val="none" w:sz="0" w:space="0" w:color="auto"/>
        <w:left w:val="none" w:sz="0" w:space="0" w:color="auto"/>
        <w:bottom w:val="none" w:sz="0" w:space="0" w:color="auto"/>
        <w:right w:val="none" w:sz="0" w:space="0" w:color="auto"/>
      </w:divBdr>
      <w:divsChild>
        <w:div w:id="849418718">
          <w:marLeft w:val="0"/>
          <w:marRight w:val="0"/>
          <w:marTop w:val="150"/>
          <w:marBottom w:val="150"/>
          <w:divBdr>
            <w:top w:val="double" w:sz="6" w:space="0" w:color="C0C0C0"/>
            <w:left w:val="double" w:sz="6" w:space="15" w:color="C0C0C0"/>
            <w:bottom w:val="double" w:sz="6" w:space="15" w:color="C0C0C0"/>
            <w:right w:val="double" w:sz="6" w:space="15" w:color="C0C0C0"/>
          </w:divBdr>
          <w:divsChild>
            <w:div w:id="623730592">
              <w:marLeft w:val="0"/>
              <w:marRight w:val="0"/>
              <w:marTop w:val="0"/>
              <w:marBottom w:val="0"/>
              <w:divBdr>
                <w:top w:val="none" w:sz="0" w:space="0" w:color="auto"/>
                <w:left w:val="none" w:sz="0" w:space="0" w:color="auto"/>
                <w:bottom w:val="none" w:sz="0" w:space="0" w:color="auto"/>
                <w:right w:val="none" w:sz="0" w:space="0" w:color="auto"/>
              </w:divBdr>
              <w:divsChild>
                <w:div w:id="6584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18567">
      <w:bodyDiv w:val="1"/>
      <w:marLeft w:val="0"/>
      <w:marRight w:val="0"/>
      <w:marTop w:val="0"/>
      <w:marBottom w:val="0"/>
      <w:divBdr>
        <w:top w:val="none" w:sz="0" w:space="0" w:color="auto"/>
        <w:left w:val="none" w:sz="0" w:space="0" w:color="auto"/>
        <w:bottom w:val="none" w:sz="0" w:space="0" w:color="auto"/>
        <w:right w:val="none" w:sz="0" w:space="0" w:color="auto"/>
      </w:divBdr>
      <w:divsChild>
        <w:div w:id="1021205123">
          <w:marLeft w:val="0"/>
          <w:marRight w:val="0"/>
          <w:marTop w:val="150"/>
          <w:marBottom w:val="150"/>
          <w:divBdr>
            <w:top w:val="double" w:sz="6" w:space="0" w:color="C0C0C0"/>
            <w:left w:val="double" w:sz="6" w:space="15" w:color="C0C0C0"/>
            <w:bottom w:val="double" w:sz="6" w:space="15" w:color="C0C0C0"/>
            <w:right w:val="double" w:sz="6" w:space="15" w:color="C0C0C0"/>
          </w:divBdr>
          <w:divsChild>
            <w:div w:id="1435662126">
              <w:marLeft w:val="0"/>
              <w:marRight w:val="0"/>
              <w:marTop w:val="0"/>
              <w:marBottom w:val="0"/>
              <w:divBdr>
                <w:top w:val="none" w:sz="0" w:space="0" w:color="auto"/>
                <w:left w:val="none" w:sz="0" w:space="0" w:color="auto"/>
                <w:bottom w:val="none" w:sz="0" w:space="0" w:color="auto"/>
                <w:right w:val="none" w:sz="0" w:space="0" w:color="auto"/>
              </w:divBdr>
              <w:divsChild>
                <w:div w:id="17846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660342">
      <w:bodyDiv w:val="1"/>
      <w:marLeft w:val="0"/>
      <w:marRight w:val="0"/>
      <w:marTop w:val="0"/>
      <w:marBottom w:val="0"/>
      <w:divBdr>
        <w:top w:val="none" w:sz="0" w:space="0" w:color="auto"/>
        <w:left w:val="none" w:sz="0" w:space="0" w:color="auto"/>
        <w:bottom w:val="none" w:sz="0" w:space="0" w:color="auto"/>
        <w:right w:val="none" w:sz="0" w:space="0" w:color="auto"/>
      </w:divBdr>
      <w:divsChild>
        <w:div w:id="1215388961">
          <w:marLeft w:val="0"/>
          <w:marRight w:val="0"/>
          <w:marTop w:val="150"/>
          <w:marBottom w:val="150"/>
          <w:divBdr>
            <w:top w:val="double" w:sz="6" w:space="0" w:color="C0C0C0"/>
            <w:left w:val="double" w:sz="6" w:space="15" w:color="C0C0C0"/>
            <w:bottom w:val="double" w:sz="6" w:space="15" w:color="C0C0C0"/>
            <w:right w:val="double" w:sz="6" w:space="15" w:color="C0C0C0"/>
          </w:divBdr>
          <w:divsChild>
            <w:div w:id="1035348870">
              <w:marLeft w:val="0"/>
              <w:marRight w:val="0"/>
              <w:marTop w:val="0"/>
              <w:marBottom w:val="0"/>
              <w:divBdr>
                <w:top w:val="none" w:sz="0" w:space="0" w:color="auto"/>
                <w:left w:val="none" w:sz="0" w:space="0" w:color="auto"/>
                <w:bottom w:val="none" w:sz="0" w:space="0" w:color="auto"/>
                <w:right w:val="none" w:sz="0" w:space="0" w:color="auto"/>
              </w:divBdr>
              <w:divsChild>
                <w:div w:id="7355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43398">
      <w:bodyDiv w:val="1"/>
      <w:marLeft w:val="0"/>
      <w:marRight w:val="0"/>
      <w:marTop w:val="0"/>
      <w:marBottom w:val="0"/>
      <w:divBdr>
        <w:top w:val="none" w:sz="0" w:space="0" w:color="auto"/>
        <w:left w:val="none" w:sz="0" w:space="0" w:color="auto"/>
        <w:bottom w:val="none" w:sz="0" w:space="0" w:color="auto"/>
        <w:right w:val="none" w:sz="0" w:space="0" w:color="auto"/>
      </w:divBdr>
      <w:divsChild>
        <w:div w:id="470170868">
          <w:marLeft w:val="0"/>
          <w:marRight w:val="0"/>
          <w:marTop w:val="150"/>
          <w:marBottom w:val="150"/>
          <w:divBdr>
            <w:top w:val="double" w:sz="6" w:space="0" w:color="C0C0C0"/>
            <w:left w:val="double" w:sz="6" w:space="15" w:color="C0C0C0"/>
            <w:bottom w:val="double" w:sz="6" w:space="15" w:color="C0C0C0"/>
            <w:right w:val="double" w:sz="6" w:space="15" w:color="C0C0C0"/>
          </w:divBdr>
          <w:divsChild>
            <w:div w:id="836573033">
              <w:marLeft w:val="0"/>
              <w:marRight w:val="0"/>
              <w:marTop w:val="0"/>
              <w:marBottom w:val="0"/>
              <w:divBdr>
                <w:top w:val="none" w:sz="0" w:space="0" w:color="auto"/>
                <w:left w:val="none" w:sz="0" w:space="0" w:color="auto"/>
                <w:bottom w:val="none" w:sz="0" w:space="0" w:color="auto"/>
                <w:right w:val="none" w:sz="0" w:space="0" w:color="auto"/>
              </w:divBdr>
              <w:divsChild>
                <w:div w:id="21048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6557">
      <w:bodyDiv w:val="1"/>
      <w:marLeft w:val="0"/>
      <w:marRight w:val="0"/>
      <w:marTop w:val="0"/>
      <w:marBottom w:val="0"/>
      <w:divBdr>
        <w:top w:val="none" w:sz="0" w:space="0" w:color="auto"/>
        <w:left w:val="none" w:sz="0" w:space="0" w:color="auto"/>
        <w:bottom w:val="none" w:sz="0" w:space="0" w:color="auto"/>
        <w:right w:val="none" w:sz="0" w:space="0" w:color="auto"/>
      </w:divBdr>
      <w:divsChild>
        <w:div w:id="221527221">
          <w:marLeft w:val="0"/>
          <w:marRight w:val="0"/>
          <w:marTop w:val="150"/>
          <w:marBottom w:val="150"/>
          <w:divBdr>
            <w:top w:val="double" w:sz="6" w:space="0" w:color="C0C0C0"/>
            <w:left w:val="double" w:sz="6" w:space="15" w:color="C0C0C0"/>
            <w:bottom w:val="double" w:sz="6" w:space="15" w:color="C0C0C0"/>
            <w:right w:val="double" w:sz="6" w:space="15" w:color="C0C0C0"/>
          </w:divBdr>
          <w:divsChild>
            <w:div w:id="1452166453">
              <w:marLeft w:val="0"/>
              <w:marRight w:val="0"/>
              <w:marTop w:val="0"/>
              <w:marBottom w:val="0"/>
              <w:divBdr>
                <w:top w:val="none" w:sz="0" w:space="0" w:color="auto"/>
                <w:left w:val="none" w:sz="0" w:space="0" w:color="auto"/>
                <w:bottom w:val="none" w:sz="0" w:space="0" w:color="auto"/>
                <w:right w:val="none" w:sz="0" w:space="0" w:color="auto"/>
              </w:divBdr>
              <w:divsChild>
                <w:div w:id="18689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goda02.com/channel-excavation" TargetMode="External"/><Relationship Id="rId13" Type="http://schemas.openxmlformats.org/officeDocument/2006/relationships/hyperlink" Target="http://goda02.com/channel-excavation" TargetMode="External"/><Relationship Id="rId18" Type="http://schemas.openxmlformats.org/officeDocument/2006/relationships/hyperlink" Target="http://goda02.com/prime-coat-tack-coat" TargetMode="External"/><Relationship Id="rId26" Type="http://schemas.openxmlformats.org/officeDocument/2006/relationships/hyperlink" Target="http://goda02.com/inspection-check-list-channel-excavation/" TargetMode="External"/><Relationship Id="rId39" Type="http://schemas.openxmlformats.org/officeDocument/2006/relationships/hyperlink" Target="https://docs.google.com/fileview?id=0BzGG3BxQs9L1Y2I2NDcxNTItNTFhMC00YmNhLWFhNGEtZTMyNjU1MTAwNTdk&amp;hl=en" TargetMode="External"/><Relationship Id="rId3" Type="http://schemas.openxmlformats.org/officeDocument/2006/relationships/settings" Target="settings.xml"/><Relationship Id="rId21" Type="http://schemas.openxmlformats.org/officeDocument/2006/relationships/hyperlink" Target="http://goda02.com/inspection-test-plan-subgrade/" TargetMode="External"/><Relationship Id="rId34" Type="http://schemas.openxmlformats.org/officeDocument/2006/relationships/hyperlink" Target="https://docs.google.com/fileview?id=0BzGG3BxQs9L1YWYwMGY0OWItODFlYS00ODdiLTgwNjItMDI2MGM2YTdmNjA5&amp;hl=en&amp;authkey=CPecvZkJ" TargetMode="External"/><Relationship Id="rId42" Type="http://schemas.openxmlformats.org/officeDocument/2006/relationships/theme" Target="theme/theme1.xml"/><Relationship Id="rId7" Type="http://schemas.openxmlformats.org/officeDocument/2006/relationships/hyperlink" Target="http://goda02.com/subgrade-preparation" TargetMode="External"/><Relationship Id="rId12" Type="http://schemas.openxmlformats.org/officeDocument/2006/relationships/hyperlink" Target="http://goda02.com/embankment-construction" TargetMode="External"/><Relationship Id="rId17" Type="http://schemas.openxmlformats.org/officeDocument/2006/relationships/hyperlink" Target="http://goda02.com/quarry-operations" TargetMode="External"/><Relationship Id="rId25" Type="http://schemas.openxmlformats.org/officeDocument/2006/relationships/image" Target="media/image1.emf"/><Relationship Id="rId33" Type="http://schemas.openxmlformats.org/officeDocument/2006/relationships/hyperlink" Target="http://goda02.com/inspection-check-list-channel-excavation/" TargetMode="External"/><Relationship Id="rId38" Type="http://schemas.openxmlformats.org/officeDocument/2006/relationships/image" Target="media/image2.emf"/><Relationship Id="rId2" Type="http://schemas.openxmlformats.org/officeDocument/2006/relationships/styles" Target="styles.xml"/><Relationship Id="rId16" Type="http://schemas.openxmlformats.org/officeDocument/2006/relationships/hyperlink" Target="http://goda02.com/shoulder-preparation" TargetMode="External"/><Relationship Id="rId20" Type="http://schemas.openxmlformats.org/officeDocument/2006/relationships/hyperlink" Target="http://goda02.com/concrete-retaining-wall" TargetMode="External"/><Relationship Id="rId29" Type="http://schemas.openxmlformats.org/officeDocument/2006/relationships/hyperlink" Target="http://goda02.com/culvert-construction-inspection-shee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goda02.com/borrow-excavation" TargetMode="External"/><Relationship Id="rId11" Type="http://schemas.openxmlformats.org/officeDocument/2006/relationships/hyperlink" Target="http://goda02.com/bituminous-surface-treatment" TargetMode="External"/><Relationship Id="rId24" Type="http://schemas.openxmlformats.org/officeDocument/2006/relationships/hyperlink" Target="https://docs.google.com/fileview?id=0BzGG3BxQs9L1MWRiN2FmNDItYTM4OS00ZTRiLTlkNmItNGJhOTE1NmY3MWMz&amp;hl=en&amp;authkey=CK328LYM" TargetMode="External"/><Relationship Id="rId32" Type="http://schemas.openxmlformats.org/officeDocument/2006/relationships/hyperlink" Target="http://goda02.com/inspection-check-list-channel-excavation/" TargetMode="External"/><Relationship Id="rId37" Type="http://schemas.openxmlformats.org/officeDocument/2006/relationships/hyperlink" Target="http://goda02.com/inspection-check-list-quarry-operation/" TargetMode="External"/><Relationship Id="rId40" Type="http://schemas.openxmlformats.org/officeDocument/2006/relationships/hyperlink" Target="https://docs.google.com/fileview?id=0BzGG3BxQs9L1Y2I2NDcxNTItNTFhMC00YmNhLWFhNGEtZTMyNjU1MTAwNTdk&amp;hl=en" TargetMode="External"/><Relationship Id="rId5" Type="http://schemas.openxmlformats.org/officeDocument/2006/relationships/hyperlink" Target="http://goda02.com/survey-methodology" TargetMode="External"/><Relationship Id="rId15" Type="http://schemas.openxmlformats.org/officeDocument/2006/relationships/hyperlink" Target="http://goda02.com/quarry-operation" TargetMode="External"/><Relationship Id="rId23" Type="http://schemas.openxmlformats.org/officeDocument/2006/relationships/hyperlink" Target="http://goda02.com/inspection-check-list-subgrade/" TargetMode="External"/><Relationship Id="rId28" Type="http://schemas.openxmlformats.org/officeDocument/2006/relationships/hyperlink" Target="https://docs.google.com/fileview?id=0BzGG3BxQs9L1YWYwMGY0OWItODFlYS00ODdiLTgwNjItMDI2MGM2YTdmNjA5&amp;hl=en&amp;authkey=CPecvZkJ" TargetMode="External"/><Relationship Id="rId36" Type="http://schemas.openxmlformats.org/officeDocument/2006/relationships/hyperlink" Target="http://goda02.com/inspection-check-list-quarry-operation/" TargetMode="External"/><Relationship Id="rId10" Type="http://schemas.openxmlformats.org/officeDocument/2006/relationships/hyperlink" Target="http://goda02.com/culvert-construction" TargetMode="External"/><Relationship Id="rId19" Type="http://schemas.openxmlformats.org/officeDocument/2006/relationships/hyperlink" Target="http://goda02.com/random-rubble-retaining-wall" TargetMode="External"/><Relationship Id="rId31" Type="http://schemas.openxmlformats.org/officeDocument/2006/relationships/hyperlink" Target="http://goda02.com/culvert-construction-inspection-sheet/" TargetMode="External"/><Relationship Id="rId4" Type="http://schemas.openxmlformats.org/officeDocument/2006/relationships/webSettings" Target="webSettings.xml"/><Relationship Id="rId9" Type="http://schemas.openxmlformats.org/officeDocument/2006/relationships/hyperlink" Target="http://goda02.com/clearing-and-grubbing" TargetMode="External"/><Relationship Id="rId14" Type="http://schemas.openxmlformats.org/officeDocument/2006/relationships/hyperlink" Target="http://goda02.com/sub-base-construction" TargetMode="External"/><Relationship Id="rId22" Type="http://schemas.openxmlformats.org/officeDocument/2006/relationships/hyperlink" Target="http://goda02.com/inspection-check-list-subgrade/" TargetMode="External"/><Relationship Id="rId27" Type="http://schemas.openxmlformats.org/officeDocument/2006/relationships/hyperlink" Target="http://goda02.com/inspection-check-list-channel-excavation/" TargetMode="External"/><Relationship Id="rId30" Type="http://schemas.openxmlformats.org/officeDocument/2006/relationships/hyperlink" Target="http://goda02.com/culvert-construction-inspection-sheet/" TargetMode="External"/><Relationship Id="rId35" Type="http://schemas.openxmlformats.org/officeDocument/2006/relationships/hyperlink" Target="https://docs.google.com/fileview?id=0BzGG3BxQs9L1ZTI4MmI3NjctOGI5Yi00ZjlmLWFiOWQtOTgwNTVkNTlhOTE3&amp;hl=en&amp;authkey=CP6wlu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37</Pages>
  <Words>9967</Words>
  <Characters>56816</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THUMSI</dc:creator>
  <cp:lastModifiedBy>THUMSI</cp:lastModifiedBy>
  <cp:revision>7</cp:revision>
  <dcterms:created xsi:type="dcterms:W3CDTF">2011-07-15T08:07:00Z</dcterms:created>
  <dcterms:modified xsi:type="dcterms:W3CDTF">2011-07-15T08:54:00Z</dcterms:modified>
</cp:coreProperties>
</file>